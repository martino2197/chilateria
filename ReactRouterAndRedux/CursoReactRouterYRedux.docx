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531F24" w:rsidP="004E1AED">
      <w:pPr>
        <w:pStyle w:val="Puesto"/>
      </w:pPr>
      <w:r w:rsidRPr="00531F24">
        <w:t>Curso de React Router y Redux</w:t>
      </w:r>
    </w:p>
    <w:p w:rsidR="00194DF6" w:rsidRDefault="00531F24">
      <w:pPr>
        <w:pStyle w:val="Ttulo1"/>
      </w:pPr>
      <w:r w:rsidRPr="00531F24">
        <w:t>¿Qué es React Router y cómo instalarlo?</w:t>
      </w:r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Si estás empezando la escuela de JavaScript desde este curso deberás crear una copia del repositorio de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Platzi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Video: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git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clone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A6E22E"/>
          <w:sz w:val="20"/>
          <w:szCs w:val="20"/>
          <w:shd w:val="clear" w:color="auto" w:fill="272822"/>
          <w:lang w:val="en-US" w:eastAsia="es-MX"/>
        </w:rPr>
        <w:t>https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://github.com/platzi/PlatziVideo.git</w:t>
      </w:r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Una vez tienes listo el repositorio vas a crear una nueva rama para trabajar en ella a lo largo del curso: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git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checkout -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b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feature/router-</w:t>
      </w:r>
      <w:proofErr w:type="spell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Ya que nos encontramos dentro de la rama vamos a instalar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React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Router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, la librería que nos va a permitir manejar rutas dentro de nuestra aplicación: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npm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install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react-router-</w:t>
      </w:r>
      <w:proofErr w:type="spell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dom</w:t>
      </w:r>
      <w:proofErr w:type="spell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--save</w:t>
      </w:r>
    </w:p>
    <w:p w:rsidR="004E1AED" w:rsidRDefault="004E1AED" w:rsidP="00531F24">
      <w:pPr>
        <w:rPr>
          <w:lang w:val="en-US"/>
        </w:rPr>
      </w:pPr>
    </w:p>
    <w:p w:rsidR="006632D7" w:rsidRPr="006632D7" w:rsidRDefault="006632D7" w:rsidP="00531F24">
      <w:pPr>
        <w:rPr>
          <w:u w:val="single"/>
          <w:lang w:val="en-US"/>
        </w:rPr>
      </w:pPr>
    </w:p>
    <w:p w:rsidR="006632D7" w:rsidRDefault="006632D7" w:rsidP="006632D7">
      <w:pPr>
        <w:pStyle w:val="Ttulo1"/>
      </w:pPr>
      <w:r w:rsidRPr="00531F24">
        <w:t>¿Qué es React Router y cómo instalarlo?</w:t>
      </w:r>
    </w:p>
    <w:p w:rsidR="006632D7" w:rsidRPr="006632D7" w:rsidRDefault="006632D7" w:rsidP="006632D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Dentro de nuestro proyecto vamos a crear una carpeta llamada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routes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donde vamos a ir añadiendo las rutas que necesitemos en la aplicación.</w:t>
      </w:r>
    </w:p>
    <w:p w:rsidR="006632D7" w:rsidRPr="006632D7" w:rsidRDefault="006632D7" w:rsidP="006632D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Las rutas que añadamos debemos definirlas con el componente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estas deben estar encapsuladas dentro del componente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BrowserRouter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del paquete de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</w:t>
      </w:r>
      <w:proofErr w:type="spellEnd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-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router</w:t>
      </w:r>
      <w:proofErr w:type="spellEnd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-dom</w:t>
      </w: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. Para definir una ruta con el componente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Route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debemos pasarle las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props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de:</w:t>
      </w:r>
    </w:p>
    <w:p w:rsidR="006632D7" w:rsidRP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path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indicar la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6632D7" w:rsidRP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exact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si queremos que funcione única y exactamente con la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que le digamos.</w:t>
      </w:r>
    </w:p>
    <w:p w:rsid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component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indicarle el componente que va 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renderizar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49635C" w:rsidRDefault="0049635C" w:rsidP="0049635C">
      <w:p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49635C" w:rsidRPr="006632D7" w:rsidRDefault="0049635C" w:rsidP="0049635C">
      <w:p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Lucida Console" w:hAnsi="Lucida Console" w:cs="Lucida Console"/>
          <w:sz w:val="18"/>
          <w:szCs w:val="18"/>
          <w:lang w:val="en-US"/>
        </w:rPr>
        <w:t>npm</w:t>
      </w:r>
      <w:proofErr w:type="spellEnd"/>
      <w:proofErr w:type="gramEnd"/>
      <w:r w:rsidRPr="0049635C">
        <w:rPr>
          <w:rFonts w:ascii="Lucida Console" w:hAnsi="Lucida Console" w:cs="Lucida Console"/>
          <w:sz w:val="18"/>
          <w:szCs w:val="18"/>
          <w:lang w:val="en-US"/>
        </w:rPr>
        <w:t xml:space="preserve"> run start</w:t>
      </w:r>
    </w:p>
    <w:p w:rsidR="006632D7" w:rsidRPr="0049635C" w:rsidRDefault="0049635C" w:rsidP="0049635C">
      <w:pPr>
        <w:rPr>
          <w:sz w:val="20"/>
          <w:szCs w:val="20"/>
          <w:lang w:val="en-US"/>
        </w:rPr>
      </w:pPr>
      <w:proofErr w:type="spellStart"/>
      <w:proofErr w:type="gramStart"/>
      <w:r w:rsidRPr="0049635C">
        <w:rPr>
          <w:rFonts w:ascii="Lucida Console" w:hAnsi="Lucida Console" w:cs="Lucida Console"/>
          <w:sz w:val="18"/>
          <w:szCs w:val="18"/>
          <w:lang w:val="en-US"/>
        </w:rPr>
        <w:t>json</w:t>
      </w:r>
      <w:proofErr w:type="spellEnd"/>
      <w:r w:rsidRPr="0049635C">
        <w:rPr>
          <w:rFonts w:ascii="Lucida Console" w:hAnsi="Lucida Console" w:cs="Lucida Console"/>
          <w:sz w:val="18"/>
          <w:szCs w:val="18"/>
          <w:lang w:val="en-US"/>
        </w:rPr>
        <w:t>-server</w:t>
      </w:r>
      <w:proofErr w:type="gramEnd"/>
      <w:r w:rsidRPr="0049635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49635C">
        <w:rPr>
          <w:rFonts w:ascii="Lucida Console" w:hAnsi="Lucida Console" w:cs="Lucida Console"/>
          <w:sz w:val="18"/>
          <w:szCs w:val="18"/>
          <w:lang w:val="en-US"/>
        </w:rPr>
        <w:t>initialState.json</w:t>
      </w:r>
      <w:proofErr w:type="spellEnd"/>
    </w:p>
    <w:p w:rsidR="0049635C" w:rsidRPr="0049635C" w:rsidRDefault="0049635C" w:rsidP="00531F24">
      <w:pPr>
        <w:rPr>
          <w:sz w:val="20"/>
          <w:szCs w:val="20"/>
          <w:lang w:val="en-US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Recien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tuve un tipo en App.js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React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"react"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</w:t>
      </w:r>
      <w:proofErr w:type="spell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Route }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"react-router-</w:t>
      </w:r>
      <w:proofErr w:type="spellStart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dom</w:t>
      </w:r>
      <w:proofErr w:type="spellEnd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Home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"../containers/Home"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App = () =&gt;  (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&lt;Route exact path=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"/"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component</w:t>
      </w:r>
      <w:proofErr w:type="gram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Home}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export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default App;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49635C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e</w:t>
      </w:r>
      <w:ins w:id="0" w:author="Unknown"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s</w:t>
        </w:r>
        <w:proofErr w:type="gramEnd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 xml:space="preserve"> con </w:t>
        </w:r>
        <w:proofErr w:type="spellStart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parentesis</w:t>
        </w:r>
        <w:proofErr w:type="spellEnd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, no con llaves</w:t>
        </w:r>
      </w:ins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Tarde 15 minutos en darme cuenta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jaja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!</w:t>
      </w:r>
    </w:p>
    <w:p w:rsidR="0049635C" w:rsidRPr="0049635C" w:rsidRDefault="0049635C" w:rsidP="00531F24">
      <w:pPr>
        <w:rPr>
          <w:sz w:val="20"/>
          <w:szCs w:val="20"/>
          <w:lang w:val="es-MX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Yo tuve un pequeño problema con el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json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-server porque no lo tenía instalado globalmente, ejecutando el siguiente comando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sirvio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perfecto todo lo demás.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install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-g </w:t>
      </w:r>
      <w:proofErr w:type="spell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json</w:t>
      </w:r>
      <w:proofErr w:type="spell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server</w:t>
      </w:r>
    </w:p>
    <w:p w:rsidR="0049635C" w:rsidRPr="00130FAB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Tomado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de: </w:t>
      </w:r>
      <w:hyperlink r:id="rId11" w:tgtFrame="_blank" w:history="1">
        <w:r w:rsidRPr="0049635C">
          <w:rPr>
            <w:rFonts w:ascii="Arial" w:eastAsia="Times New Roman" w:hAnsi="Arial" w:cs="Arial"/>
            <w:color w:val="0791E6"/>
            <w:sz w:val="20"/>
            <w:szCs w:val="20"/>
            <w:lang w:val="en-US" w:eastAsia="es-MX"/>
          </w:rPr>
          <w:t>https://www.npmjs.com/package/json-server</w:t>
        </w:r>
      </w:hyperlink>
    </w:p>
    <w:p w:rsidR="0049635C" w:rsidRPr="00130FAB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</w:p>
    <w:p w:rsidR="0049635C" w:rsidRDefault="00EE419A" w:rsidP="0049635C">
      <w:pPr>
        <w:pStyle w:val="Ttulo1"/>
      </w:pPr>
      <w:r w:rsidRPr="00EE419A">
        <w:lastRenderedPageBreak/>
        <w:t>Container: Login</w:t>
      </w: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eastAsia="es-MX"/>
        </w:rPr>
      </w:pPr>
    </w:p>
    <w:p w:rsidR="00EE419A" w:rsidRPr="00EE419A" w:rsidRDefault="00EE419A" w:rsidP="00EE419A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Vamos a descargar el proyecto del curso de </w:t>
      </w:r>
      <w:proofErr w:type="spellStart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Frontend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escuela de JavaScript para crear los componentes que necesitaremos, en caso de que vengas del curso de </w:t>
      </w:r>
      <w:proofErr w:type="spellStart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React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no debes descargar nada.</w:t>
      </w:r>
    </w:p>
    <w:p w:rsidR="00EE419A" w:rsidRPr="00EE419A" w:rsidRDefault="00EE419A" w:rsidP="00EE419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Debemos modificar nuestra configuración del entorno de desarrollo local para que pueda funcionar con el uso de rutas, debemos ir al archivo </w:t>
      </w:r>
      <w:r w:rsidRPr="00EE419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webpack.config.js</w:t>
      </w: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añadir este fragmento de código antes de </w:t>
      </w:r>
      <w:proofErr w:type="spellStart"/>
      <w:r w:rsidRPr="00EE419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plugins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r w:rsidRPr="00EE419A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n-US" w:eastAsia="es-MX"/>
        </w:rPr>
        <w:t>module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.exports</w:t>
      </w:r>
      <w:proofErr w:type="spell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= {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{</w:t>
      </w:r>
      <w:r w:rsidRPr="00EE419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/*...*/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}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proofErr w:type="spellStart"/>
      <w:proofErr w:type="gramStart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devServer</w:t>
      </w:r>
      <w:proofErr w:type="spellEnd"/>
      <w:proofErr w:type="gram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: {  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  </w:t>
      </w:r>
      <w:proofErr w:type="spellStart"/>
      <w:proofErr w:type="gramStart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historyApiFallback</w:t>
      </w:r>
      <w:proofErr w:type="spellEnd"/>
      <w:proofErr w:type="gram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: </w:t>
      </w:r>
      <w:r w:rsidRPr="00EE41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true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,  </w:t>
      </w:r>
    </w:p>
    <w:p w:rsidR="00EE419A" w:rsidRPr="00130FAB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r w:rsidRPr="00130FAB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},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130FAB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{</w:t>
      </w:r>
      <w:r w:rsidRPr="00EE419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/*...*/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</w:t>
      </w:r>
    </w:p>
    <w:p w:rsidR="0049635C" w:rsidRDefault="0049635C" w:rsidP="00531F24">
      <w:pPr>
        <w:rPr>
          <w:lang w:val="es-MX"/>
        </w:rPr>
      </w:pPr>
    </w:p>
    <w:p w:rsidR="00444EE7" w:rsidRPr="00444EE7" w:rsidRDefault="00444EE7" w:rsidP="00444EE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Aqui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esta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</w:t>
      </w: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codigo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 </w:t>
      </w:r>
      <w:proofErr w:type="spellStart"/>
      <w:r w:rsidRPr="00444EE7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section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para quien lo necesite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'login'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&lt;h2&gt;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&lt;/h2&gt;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&lt;form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--form'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&lt;input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'input'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'text'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placeholder=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Correo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&lt;input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'input'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'password'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placeholder=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Contraseña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&lt;button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'button'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Iniciar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&lt;/button&gt;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&lt;div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--remember-me'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label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&lt;input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'checkbox'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id=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'cbox1'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value=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first_checkbox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Recuérdame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label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&lt;a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href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'/'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Olvidé mi contraseña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&lt;/a&gt;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&lt;/form&gt;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--social-media'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div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gram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..</w:t>
      </w:r>
      <w:proofErr w:type="gram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/assets/google-icon.png'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 Google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div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gram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..</w:t>
      </w:r>
      <w:proofErr w:type="gram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/assets/twitter-icon.png'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 Twitter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&lt;/section&gt;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&lt;p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--register'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No tienes ninguna cuenta 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&lt;a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href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Regístrate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&lt;/a&gt;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&lt;/p&gt;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section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section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Default="00444EE7" w:rsidP="00531F24">
      <w:pPr>
        <w:rPr>
          <w:lang w:val="es-MX"/>
        </w:rPr>
      </w:pPr>
    </w:p>
    <w:p w:rsidR="00A3553C" w:rsidRDefault="00A3553C" w:rsidP="00531F24">
      <w:pPr>
        <w:rPr>
          <w:lang w:val="es-MX"/>
        </w:rPr>
      </w:pPr>
    </w:p>
    <w:p w:rsidR="00A3553C" w:rsidRDefault="00A3553C" w:rsidP="00A3553C">
      <w:pPr>
        <w:pStyle w:val="Ttulo1"/>
      </w:pPr>
      <w:r w:rsidRPr="00A3553C">
        <w:lastRenderedPageBreak/>
        <w:t>Container: Register</w:t>
      </w:r>
    </w:p>
    <w:p w:rsidR="00A3553C" w:rsidRDefault="00A3553C" w:rsidP="00531F24">
      <w:pPr>
        <w:rPr>
          <w:rFonts w:ascii="Arial" w:hAnsi="Arial" w:cs="Arial"/>
          <w:color w:val="273B47"/>
          <w:shd w:val="clear" w:color="auto" w:fill="FFFFFF"/>
        </w:rPr>
      </w:pPr>
      <w:r>
        <w:rPr>
          <w:rFonts w:ascii="Arial" w:hAnsi="Arial" w:cs="Arial"/>
          <w:color w:val="273B47"/>
          <w:shd w:val="clear" w:color="auto" w:fill="FFFFFF"/>
        </w:rPr>
        <w:t xml:space="preserve">Para asegurar que nuestras rutas solamente se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rendericen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con la que haga match con la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url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debemos encapsular las rutas dentro del componente.</w:t>
      </w:r>
    </w:p>
    <w:p w:rsidR="00A3553C" w:rsidRP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Atributos para los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Route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Objectos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path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la ruta en la que se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renderizará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componente en forma de cadena de texto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exact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que la ruta tiene o no que ser exacta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proofErr w:type="gram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</w:t>
      </w:r>
      <w:proofErr w:type="gram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all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strict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que el último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slash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sea tomado en cuenta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proofErr w:type="gram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</w:t>
      </w:r>
      <w:proofErr w:type="gram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/.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sensitive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distinguir entre minúsculas y mayúsculas, y tomar esto en cuenta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component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recibe un componente 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Crea un nuevo elemento de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React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cada vez. Esto causa que el componente se monte y desmonte cada vez (no actualiza).</w:t>
      </w:r>
    </w:p>
    <w:p w:rsidR="00A3553C" w:rsidRDefault="00A3553C" w:rsidP="00531F24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recibe un método que retorna un componente. A diferencia de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component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no remonta el componente.</w:t>
      </w: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La diferencia entre poner 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switch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no ponerlo es que cuando tienes el mismo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path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para todos solamente toma el primero y lo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renderiza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>.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</w:p>
    <w:p w:rsidR="000E7FE7" w:rsidRDefault="000E7FE7" w:rsidP="000E7FE7">
      <w:pPr>
        <w:pStyle w:val="Ttulo1"/>
      </w:pPr>
      <w:r w:rsidRPr="000E7FE7">
        <w:t>Container: 404 Not Found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0E7FE7" w:rsidRPr="000E7FE7" w:rsidRDefault="000E7FE7" w:rsidP="000E7FE7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Es importante siempre tener una ruta que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renderice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un componente para las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urls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que no existan, debemos añadir esta ruta al final del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Switch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para que sea el caso por default.</w:t>
      </w:r>
    </w:p>
    <w:p w:rsidR="000E7FE7" w:rsidRPr="000E7FE7" w:rsidRDefault="000E7FE7" w:rsidP="000E7FE7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Fragment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nos permite no añadir elementos extra al DOM, podemos utilizar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Fragment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2 maneras:</w:t>
      </w:r>
    </w:p>
    <w:p w:rsidR="000E7FE7" w:rsidRPr="000E7FE7" w:rsidRDefault="000E7FE7" w:rsidP="000E7FE7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Añadiendo el componente </w:t>
      </w:r>
      <w:proofErr w:type="gram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o .</w:t>
      </w:r>
      <w:proofErr w:type="gramEnd"/>
    </w:p>
    <w:p w:rsidR="000E7FE7" w:rsidRPr="000E7FE7" w:rsidRDefault="000E7FE7" w:rsidP="000E7FE7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O implemente encapsulando nuestros elementos dentro de </w:t>
      </w:r>
      <w:r w:rsidRPr="000E7FE7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&lt;&gt;</w:t>
      </w: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453010" w:rsidRDefault="00453010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453010" w:rsidRPr="00453010" w:rsidRDefault="00453010" w:rsidP="00453010">
      <w:pPr>
        <w:pStyle w:val="Ttulo1"/>
      </w:pPr>
      <w:r w:rsidRPr="00453010">
        <w:t>Componente: Layout</w:t>
      </w:r>
    </w:p>
    <w:p w:rsidR="00453010" w:rsidRDefault="0045301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453010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drawing>
          <wp:inline distT="0" distB="0" distL="0" distR="0" wp14:anchorId="115F18F0" wp14:editId="5906B740">
            <wp:extent cx="3156857" cy="295846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736" cy="29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A0" w:rsidRDefault="009910A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9910A0" w:rsidRPr="00453010" w:rsidRDefault="009910A0" w:rsidP="009910A0">
      <w:pPr>
        <w:pStyle w:val="Ttulo1"/>
      </w:pPr>
      <w:r w:rsidRPr="009910A0">
        <w:lastRenderedPageBreak/>
        <w:t>Manejando enlaces y configuraciones</w:t>
      </w:r>
      <w:r>
        <w:tab/>
      </w:r>
    </w:p>
    <w:p w:rsidR="009910A0" w:rsidRDefault="009910A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9910A0" w:rsidRPr="00CF1A40" w:rsidRDefault="009910A0" w:rsidP="00CF1A40">
      <w:pPr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El componente es similar a un elemento ya que nos permite navegar dentro de la aplicación, pero sin la necesidad de tener que recargar la página. Para indicarle el destino a simplemente debemos pasarle la </w:t>
      </w:r>
      <w:proofErr w:type="spellStart"/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prop</w:t>
      </w:r>
      <w:proofErr w:type="spellEnd"/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</w:t>
      </w:r>
      <w:proofErr w:type="spellStart"/>
      <w:r w:rsidRPr="009910A0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to</w:t>
      </w:r>
      <w:proofErr w:type="spellEnd"/>
      <w:r w:rsidRPr="009910A0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='/mi-enlace'</w:t>
      </w:r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CF1A40" w:rsidRDefault="00CF1A4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D46DE6" w:rsidRPr="00D46DE6" w:rsidRDefault="00D46DE6" w:rsidP="00D46DE6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D46DE6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También es bueno porque no tiene limitaciones para darle parámetros, bueno para el SEO </w:t>
      </w:r>
      <w:r w:rsidRPr="00D46DE6">
        <w:rPr>
          <w:rFonts w:ascii="Segoe UI Symbol" w:eastAsia="Times New Roman" w:hAnsi="Segoe UI Symbol" w:cs="Segoe UI Symbol"/>
          <w:color w:val="4A4A4A"/>
          <w:sz w:val="24"/>
          <w:szCs w:val="24"/>
          <w:lang w:val="es-MX" w:eastAsia="es-MX"/>
        </w:rPr>
        <w:t>😄</w:t>
      </w:r>
    </w:p>
    <w:p w:rsidR="00D46DE6" w:rsidRPr="00D46DE6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&lt;Link to=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"/"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rel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"canonical"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D46DE6" w:rsidRPr="00D46DE6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D46DE6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Logo}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widht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"100"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D46DE6" w:rsidRPr="00130FAB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130FAB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&lt;/Link&gt;</w:t>
      </w:r>
    </w:p>
    <w:p w:rsidR="00D46DE6" w:rsidRPr="00130FAB" w:rsidRDefault="00D46DE6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</w:p>
    <w:p w:rsidR="00CF1A40" w:rsidRDefault="00CF1A4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CF1A40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drawing>
          <wp:inline distT="0" distB="0" distL="0" distR="0" wp14:anchorId="580763A7" wp14:editId="78273363">
            <wp:extent cx="5732145" cy="247713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A" w:rsidRDefault="00E14C0A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E14C0A" w:rsidRDefault="00E14C0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E14C0A" w:rsidRDefault="00E14C0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Pr="004E1AED" w:rsidRDefault="002F665A" w:rsidP="002F665A">
      <w:pPr>
        <w:pStyle w:val="Puesto"/>
      </w:pPr>
      <w:r w:rsidRPr="002F665A">
        <w:t>¿Qué es Redux?</w:t>
      </w:r>
    </w:p>
    <w:p w:rsidR="002F665A" w:rsidRP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eastAsia="es-MX"/>
        </w:rPr>
      </w:pPr>
    </w:p>
    <w:p w:rsidR="002F665A" w:rsidRPr="002F665A" w:rsidRDefault="002F665A" w:rsidP="002F665A">
      <w:pPr>
        <w:pStyle w:val="Ttulo1"/>
      </w:pPr>
      <w:r w:rsidRPr="002F665A">
        <w:t>¿Qué es Redux?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nos permite tener un contenedor predecible del estado en aplicaciones creadas con JavaScript, Nos ayuda a escribir aplicaciones que se comportan de una manera consistente, Esto significa que podemos utilizar esta lógica en aplicaciones del lado del cliente, trabajar del lado del servidor o crear aplicaciones para dispositivos móviles.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Uno de los principales uso que tiene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es con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React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pero puede ser implementado en cualquier librería o proyecto que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este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construido con JavaScript, lo cual incluye a Angular,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Vue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o algún otro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framework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o librería.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nace de la arquitectura Flux, tomando inspiración del lenguaje funcional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Elm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y es creado por Dan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Abramov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y Andrew Clark en el 2015, Hoy en día es una de las librerías más utilizadas para el manejo del flujo de la información en aplicaciones.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lastRenderedPageBreak/>
        <w:t xml:space="preserve">Una de las principales motivaciones para crear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nace en resolver un problema y era el manejo del estado y el flujo de nuestras aplicaciones creadas en JavaScript.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propone una forma de manejar el estado donde podamos controlar cómo vamos a interactuar con otros elementos (llamadas a un API) o interacciones dentro de nuestra aplicación, teniendo en cuenta esto,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intenta de predecir las mutaciones que pueda sufrir el estado, creando restricciones de cuando y como pueden ser ejecutadas las actualizaciones en nuestras aplicaciones.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es una librería muy pequeña que se puede incorporar en cualquier proyecto construido en JavaScript y se basa en tres principios: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Única fuente de la verdad: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Nuestra aplicación solo debe de tener un único Store y es la única fuente de información.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El estado es de solo lectura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La única forma de modificar el estado es emitiendo un acción, este objeto describe lo que va a ocurrir.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Los cambios se realizan con funciones puras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Para realizar cambios al estado es necesario utilizar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Reducers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los cuales son funciones puras que toman el estado anterior, una acción y devuelve un nuevo estado con las modificaciones necesarias.</w:t>
      </w:r>
    </w:p>
    <w:p w:rsidR="007C004C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Teniendo en cuenta esta información continuaremos en el curso explicando cada uno de estos elementos que incorpora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en nuestra aplicación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Platzi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Video.</w:t>
      </w:r>
    </w:p>
    <w:p w:rsidR="007C004C" w:rsidRDefault="00F2478E" w:rsidP="007C004C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hyperlink r:id="rId14" w:history="1">
        <w:r w:rsidR="007C004C" w:rsidRPr="008B67A0">
          <w:rPr>
            <w:rStyle w:val="Hipervnculo"/>
            <w:rFonts w:ascii="Arial" w:eastAsia="Times New Roman" w:hAnsi="Arial" w:cs="Arial"/>
            <w:sz w:val="20"/>
            <w:szCs w:val="20"/>
            <w:lang w:val="es-MX" w:eastAsia="es-MX"/>
          </w:rPr>
          <w:t>https://carlosazaustre.es/como-funciona-flux</w:t>
        </w:r>
      </w:hyperlink>
    </w:p>
    <w:p w:rsidR="00234CD4" w:rsidRDefault="00234CD4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</w:p>
    <w:p w:rsidR="00234CD4" w:rsidRPr="002F665A" w:rsidRDefault="004A12EA" w:rsidP="00234CD4">
      <w:pPr>
        <w:pStyle w:val="Ttulo1"/>
      </w:pPr>
      <w:r w:rsidRPr="004A12EA">
        <w:t>Instalación de Redux</w:t>
      </w:r>
    </w:p>
    <w:p w:rsidR="004A12EA" w:rsidRPr="004A12EA" w:rsidRDefault="004A12EA" w:rsidP="004A12EA">
      <w:pPr>
        <w:shd w:val="clear" w:color="auto" w:fill="FFFFFF"/>
        <w:spacing w:before="113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Vamos a instalar las dependencias para poder trabajar con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</w:t>
      </w:r>
    </w:p>
    <w:p w:rsidR="004A12EA" w:rsidRPr="004A12EA" w:rsidRDefault="004A12EA" w:rsidP="004A12E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npm</w:t>
      </w:r>
      <w:proofErr w:type="spellEnd"/>
      <w:proofErr w:type="gram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4A12EA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install</w:t>
      </w:r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proofErr w:type="spell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react-</w:t>
      </w:r>
      <w:proofErr w:type="spell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4A12E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--save</w:t>
      </w:r>
    </w:p>
    <w:p w:rsidR="004A12EA" w:rsidRPr="004A12EA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Dentro de nuestro proyecto vamos a crear una carpeta para nuestros </w:t>
      </w:r>
      <w:proofErr w:type="spellStart"/>
      <w:r w:rsidRPr="004A12EA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actions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otra para los </w:t>
      </w:r>
      <w:proofErr w:type="spellStart"/>
      <w:r w:rsidRPr="004A12EA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reducers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que utilizaremos en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A53169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El paquete </w:t>
      </w:r>
      <w:proofErr w:type="spellStart"/>
      <w:r w:rsidRPr="004A12E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react-redux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nos proporciona un </w:t>
      </w:r>
      <w:proofErr w:type="spellStart"/>
      <w:r w:rsidRPr="004A12E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Provider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poder encapsular nuestros componentes por medio de un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connect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para poder transmitir la información que necesitemos del </w:t>
      </w:r>
    </w:p>
    <w:p w:rsidR="004A12EA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gram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store</w:t>
      </w:r>
      <w:proofErr w:type="gram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a cada componente.</w:t>
      </w:r>
    </w:p>
    <w:p w:rsidR="004A12EA" w:rsidRDefault="004A12EA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6845F089" wp14:editId="795C4A8F">
            <wp:extent cx="3299460" cy="2851345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633" cy="28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lastRenderedPageBreak/>
        <w:t xml:space="preserve">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-S es lo mismo que --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save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esto guarda para Producción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 xml:space="preserve">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-D es lo mismo que --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save-dev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esto guarda para Desarrollo</w:t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A53169" w:rsidRPr="00A53169" w:rsidRDefault="00A53169" w:rsidP="00A53169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A53169">
        <w:rPr>
          <w:rFonts w:ascii="Arial" w:hAnsi="Arial" w:cs="Arial"/>
          <w:color w:val="4A4A4A"/>
          <w:sz w:val="20"/>
          <w:szCs w:val="20"/>
        </w:rPr>
        <w:t>Provider:</w:t>
      </w:r>
    </w:p>
    <w:p w:rsidR="00A53169" w:rsidRPr="00A53169" w:rsidRDefault="00A53169" w:rsidP="00A531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Recuerden que se tiene que encapsular nuestra aplicación dentro de un </w:t>
      </w:r>
      <w:proofErr w:type="spellStart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, porque nada fuera del </w:t>
      </w:r>
      <w:proofErr w:type="spellStart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 podrá acceder al store</w:t>
      </w:r>
      <w:r w:rsidRPr="00A53169">
        <w:rPr>
          <w:rFonts w:ascii="Arial" w:hAnsi="Arial" w:cs="Arial"/>
          <w:color w:val="4A4A4A"/>
          <w:sz w:val="20"/>
          <w:szCs w:val="20"/>
        </w:rPr>
        <w:br/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>El </w:t>
      </w:r>
      <w:r w:rsidRPr="00A53169">
        <w:rPr>
          <w:rStyle w:val="CdigoHTML"/>
          <w:color w:val="4A4A4A"/>
          <w:sz w:val="20"/>
        </w:rPr>
        <w:t>&lt;</w:t>
      </w:r>
      <w:proofErr w:type="spellStart"/>
      <w:r w:rsidRPr="00A53169">
        <w:rPr>
          <w:rStyle w:val="CdigoHTML"/>
          <w:color w:val="4A4A4A"/>
          <w:sz w:val="20"/>
        </w:rPr>
        <w:t>Provider</w:t>
      </w:r>
      <w:proofErr w:type="spellEnd"/>
      <w:r w:rsidRPr="00A53169">
        <w:rPr>
          <w:rStyle w:val="CdigoHTML"/>
          <w:color w:val="4A4A4A"/>
          <w:sz w:val="20"/>
        </w:rPr>
        <w:t xml:space="preserve"> /&gt;</w:t>
      </w:r>
      <w:r w:rsidRPr="00A53169">
        <w:rPr>
          <w:rFonts w:ascii="Arial" w:hAnsi="Arial" w:cs="Arial"/>
          <w:color w:val="4A4A4A"/>
          <w:sz w:val="20"/>
          <w:szCs w:val="20"/>
        </w:rPr>
        <w:t> hace que la </w:t>
      </w:r>
      <w:r w:rsidRPr="00A53169">
        <w:rPr>
          <w:rStyle w:val="CdigoHTML"/>
          <w:color w:val="4A4A4A"/>
          <w:sz w:val="20"/>
        </w:rPr>
        <w:t>store</w:t>
      </w:r>
      <w:r w:rsidRPr="00A53169">
        <w:rPr>
          <w:rFonts w:ascii="Arial" w:hAnsi="Arial" w:cs="Arial"/>
          <w:color w:val="4A4A4A"/>
          <w:sz w:val="20"/>
          <w:szCs w:val="20"/>
        </w:rPr>
        <w:t xml:space="preserve"> de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esté disponible para cualquier componente anidado que se haya incluido en la función </w:t>
      </w:r>
      <w:proofErr w:type="spellStart"/>
      <w:proofErr w:type="gramStart"/>
      <w:r w:rsidRPr="00A53169">
        <w:rPr>
          <w:rStyle w:val="CdigoHTML"/>
          <w:color w:val="4A4A4A"/>
          <w:sz w:val="20"/>
        </w:rPr>
        <w:t>connect</w:t>
      </w:r>
      <w:proofErr w:type="spellEnd"/>
      <w:r w:rsidRPr="00A53169">
        <w:rPr>
          <w:rStyle w:val="CdigoHTML"/>
          <w:color w:val="4A4A4A"/>
          <w:sz w:val="20"/>
        </w:rPr>
        <w:t>(</w:t>
      </w:r>
      <w:proofErr w:type="gramEnd"/>
      <w:r w:rsidRPr="00A53169">
        <w:rPr>
          <w:rStyle w:val="CdigoHTML"/>
          <w:color w:val="4A4A4A"/>
          <w:sz w:val="20"/>
        </w:rPr>
        <w:t>)</w:t>
      </w:r>
      <w:r w:rsidRPr="00A53169">
        <w:rPr>
          <w:rFonts w:ascii="Arial" w:hAnsi="Arial" w:cs="Arial"/>
          <w:color w:val="4A4A4A"/>
          <w:sz w:val="20"/>
          <w:szCs w:val="20"/>
        </w:rPr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 xml:space="preserve">Dado que cualquier componente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React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en una aplicación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React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se puede conectar, la mayoría de las aplicaciones mostrarán un </w:t>
      </w:r>
      <w:r w:rsidRPr="00A53169">
        <w:rPr>
          <w:rStyle w:val="CdigoHTML"/>
          <w:color w:val="4A4A4A"/>
          <w:sz w:val="20"/>
        </w:rPr>
        <w:t>&lt;</w:t>
      </w:r>
      <w:proofErr w:type="spellStart"/>
      <w:r w:rsidRPr="00A53169">
        <w:rPr>
          <w:rStyle w:val="CdigoHTML"/>
          <w:color w:val="4A4A4A"/>
          <w:sz w:val="20"/>
        </w:rPr>
        <w:t>Provider</w:t>
      </w:r>
      <w:proofErr w:type="spellEnd"/>
      <w:r w:rsidRPr="00A53169">
        <w:rPr>
          <w:rStyle w:val="CdigoHTML"/>
          <w:color w:val="4A4A4A"/>
          <w:sz w:val="20"/>
        </w:rPr>
        <w:t>&gt; 'en el nivel superior, con el árbol de componentes completo de la aplicación dentro de él. . Normalmente, no puede usar un componente conectado a menos que esté anidado dentro de un</w:t>
      </w:r>
      <w:r w:rsidRPr="00A53169">
        <w:rPr>
          <w:rFonts w:ascii="Arial" w:hAnsi="Arial" w:cs="Arial"/>
          <w:color w:val="4A4A4A"/>
          <w:sz w:val="20"/>
          <w:szCs w:val="20"/>
        </w:rPr>
        <w:t>&lt;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>&gt;`.</w:t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Default="00BA015A" w:rsidP="00BA015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Pr="00BA015A" w:rsidRDefault="00BA015A" w:rsidP="00BA015A">
      <w:pPr>
        <w:shd w:val="clear" w:color="auto" w:fill="FFFFFF"/>
        <w:spacing w:before="0" w:after="0" w:line="240" w:lineRule="auto"/>
        <w:jc w:val="both"/>
      </w:pPr>
    </w:p>
    <w:p w:rsidR="00BA015A" w:rsidRPr="002F665A" w:rsidRDefault="00BA015A" w:rsidP="00BA015A">
      <w:pPr>
        <w:pStyle w:val="Ttulo1"/>
      </w:pPr>
      <w:r w:rsidRPr="00BA015A">
        <w:t>Creando el Store de Redux</w:t>
      </w:r>
    </w:p>
    <w:p w:rsidR="00BA015A" w:rsidRDefault="00BA015A" w:rsidP="00BA015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Pr="00BA015A" w:rsidRDefault="00BA015A" w:rsidP="00BA015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Para crear un Store necesitamos llamar a la función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createStore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del paquete de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pasándole los parámetros del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gram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y</w:t>
      </w:r>
      <w:proofErr w:type="gram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initialState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BA015A" w:rsidRPr="00BA015A" w:rsidRDefault="00BA015A" w:rsidP="00BA015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Para conectar un componente a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vamos a necesitar importar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connect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react-redux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,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connect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 a aceptar dos parámetros:</w:t>
      </w:r>
    </w:p>
    <w:p w:rsidR="00BA015A" w:rsidRPr="00BA015A" w:rsidRDefault="00BA015A" w:rsidP="00BA015A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mapStateToProps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una función que le va a indicar al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provider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qué información necesitamos del store.</w:t>
      </w:r>
    </w:p>
    <w:p w:rsidR="00BA015A" w:rsidRDefault="00BA015A" w:rsidP="00BA015A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mapDispatchToProps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un objeto con las distintas funciones para ejecutar una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action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en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Esta clase se me complico mucho, por eso les dejo algunos principios de </w:t>
      </w:r>
      <w:proofErr w:type="spellStart"/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redux</w:t>
      </w:r>
      <w:proofErr w:type="spellEnd"/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me ayudaron entender mejor,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Esta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basado en el patrón de diseño Flux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*Toda la data de la aplicación, se encuentra en una estructura previamente definida.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*Toda la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informción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se encontrará almacenada en un único lugar llamado STORE.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*El STORE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jamas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se modifica de forma directa.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*Interacciones de usuario y/o código, dispara acciones que describen qué sucedió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*El valor actual de la información de la aplicación se llama -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State</w:t>
      </w:r>
      <w:proofErr w:type="spellEnd"/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*Un nuevo estado es creado, en base a la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combinanción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del viejo estado y una acción, por una función llamada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Reducer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</w:t>
      </w: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2548623" cy="1501140"/>
            <wp:effectExtent l="0" t="0" r="4445" b="3810"/>
            <wp:docPr id="4" name="Imagen 4" descr="https://cdn-images-1.medium.com/max/1600/1*87dJ5EB3ydD7_AbhKb4U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87dJ5EB3ydD7_AbhKb4UO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14" cy="151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lastRenderedPageBreak/>
        <w:t xml:space="preserve">Creando el Store de 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Redux</w:t>
      </w:r>
      <w:proofErr w:type="spellEnd"/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Para crear un Store necesitamos llamar a la función </w:t>
      </w:r>
      <w:proofErr w:type="spellStart"/>
      <w:r>
        <w:rPr>
          <w:rFonts w:ascii="Arial" w:hAnsi="Arial" w:cs="Arial"/>
          <w:color w:val="4A4A4A"/>
        </w:rPr>
        <w:t>createStore</w:t>
      </w:r>
      <w:proofErr w:type="spellEnd"/>
      <w:r>
        <w:rPr>
          <w:rFonts w:ascii="Arial" w:hAnsi="Arial" w:cs="Arial"/>
          <w:color w:val="4A4A4A"/>
        </w:rPr>
        <w:t xml:space="preserve"> del paquete de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 xml:space="preserve"> pasándole los parámetros del </w:t>
      </w:r>
      <w:proofErr w:type="spellStart"/>
      <w:r>
        <w:rPr>
          <w:rFonts w:ascii="Arial" w:hAnsi="Arial" w:cs="Arial"/>
          <w:color w:val="4A4A4A"/>
        </w:rPr>
        <w:t>reducer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gramStart"/>
      <w:r>
        <w:rPr>
          <w:rFonts w:ascii="Arial" w:hAnsi="Arial" w:cs="Arial"/>
          <w:color w:val="4A4A4A"/>
        </w:rPr>
        <w:t>y</w:t>
      </w:r>
      <w:proofErr w:type="gram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initialState</w:t>
      </w:r>
      <w:proofErr w:type="spellEnd"/>
      <w:r>
        <w:rPr>
          <w:rFonts w:ascii="Arial" w:hAnsi="Arial" w:cs="Arial"/>
          <w:color w:val="4A4A4A"/>
        </w:rPr>
        <w:t>.</w:t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Para conectar un componente a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 xml:space="preserve"> vamos a necesitar importar </w:t>
      </w:r>
      <w:proofErr w:type="spellStart"/>
      <w:r>
        <w:rPr>
          <w:rFonts w:ascii="Arial" w:hAnsi="Arial" w:cs="Arial"/>
          <w:color w:val="4A4A4A"/>
        </w:rPr>
        <w:t>connect</w:t>
      </w:r>
      <w:proofErr w:type="spellEnd"/>
      <w:r>
        <w:rPr>
          <w:rFonts w:ascii="Arial" w:hAnsi="Arial" w:cs="Arial"/>
          <w:color w:val="4A4A4A"/>
        </w:rPr>
        <w:t xml:space="preserve"> de </w:t>
      </w:r>
      <w:proofErr w:type="spellStart"/>
      <w:r>
        <w:rPr>
          <w:rFonts w:ascii="Arial" w:hAnsi="Arial" w:cs="Arial"/>
          <w:color w:val="4A4A4A"/>
        </w:rPr>
        <w:t>react-redux</w:t>
      </w:r>
      <w:proofErr w:type="spellEnd"/>
      <w:r>
        <w:rPr>
          <w:rFonts w:ascii="Arial" w:hAnsi="Arial" w:cs="Arial"/>
          <w:color w:val="4A4A4A"/>
        </w:rPr>
        <w:t xml:space="preserve">, </w:t>
      </w:r>
      <w:proofErr w:type="spellStart"/>
      <w:r>
        <w:rPr>
          <w:rFonts w:ascii="Arial" w:hAnsi="Arial" w:cs="Arial"/>
          <w:color w:val="4A4A4A"/>
        </w:rPr>
        <w:t>connect</w:t>
      </w:r>
      <w:proofErr w:type="spellEnd"/>
      <w:r>
        <w:rPr>
          <w:rFonts w:ascii="Arial" w:hAnsi="Arial" w:cs="Arial"/>
          <w:color w:val="4A4A4A"/>
        </w:rPr>
        <w:t xml:space="preserve"> va a aceptar dos parámetros:</w:t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proofErr w:type="spellStart"/>
      <w:proofErr w:type="gramStart"/>
      <w:r>
        <w:rPr>
          <w:rFonts w:ascii="Arial" w:hAnsi="Arial" w:cs="Arial"/>
          <w:color w:val="4A4A4A"/>
        </w:rPr>
        <w:t>mapStateToProps</w:t>
      </w:r>
      <w:proofErr w:type="spellEnd"/>
      <w:proofErr w:type="gramEnd"/>
      <w:r>
        <w:rPr>
          <w:rFonts w:ascii="Arial" w:hAnsi="Arial" w:cs="Arial"/>
          <w:color w:val="4A4A4A"/>
        </w:rPr>
        <w:t xml:space="preserve">: es una función que le va a indicar al </w:t>
      </w:r>
      <w:proofErr w:type="spellStart"/>
      <w:r>
        <w:rPr>
          <w:rFonts w:ascii="Arial" w:hAnsi="Arial" w:cs="Arial"/>
          <w:color w:val="4A4A4A"/>
        </w:rPr>
        <w:t>provider</w:t>
      </w:r>
      <w:proofErr w:type="spellEnd"/>
      <w:r>
        <w:rPr>
          <w:rFonts w:ascii="Arial" w:hAnsi="Arial" w:cs="Arial"/>
          <w:color w:val="4A4A4A"/>
        </w:rPr>
        <w:t xml:space="preserve"> qué información necesitamos del store.</w:t>
      </w:r>
      <w:r>
        <w:rPr>
          <w:rFonts w:ascii="Arial" w:hAnsi="Arial" w:cs="Arial"/>
          <w:color w:val="4A4A4A"/>
        </w:rPr>
        <w:br/>
      </w:r>
      <w:proofErr w:type="spellStart"/>
      <w:proofErr w:type="gramStart"/>
      <w:r>
        <w:rPr>
          <w:rFonts w:ascii="Arial" w:hAnsi="Arial" w:cs="Arial"/>
          <w:color w:val="4A4A4A"/>
        </w:rPr>
        <w:t>mapDispatchToProps</w:t>
      </w:r>
      <w:proofErr w:type="spellEnd"/>
      <w:proofErr w:type="gramEnd"/>
      <w:r>
        <w:rPr>
          <w:rFonts w:ascii="Arial" w:hAnsi="Arial" w:cs="Arial"/>
          <w:color w:val="4A4A4A"/>
        </w:rPr>
        <w:t xml:space="preserve">: es un objeto con las distintas funciones para ejecutar una </w:t>
      </w:r>
      <w:proofErr w:type="spellStart"/>
      <w:r>
        <w:rPr>
          <w:rFonts w:ascii="Arial" w:hAnsi="Arial" w:cs="Arial"/>
          <w:color w:val="4A4A4A"/>
        </w:rPr>
        <w:t>action</w:t>
      </w:r>
      <w:proofErr w:type="spellEnd"/>
      <w:r>
        <w:rPr>
          <w:rFonts w:ascii="Arial" w:hAnsi="Arial" w:cs="Arial"/>
          <w:color w:val="4A4A4A"/>
        </w:rPr>
        <w:t xml:space="preserve"> en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>.</w:t>
      </w:r>
    </w:p>
    <w:p w:rsidR="005D5E3F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1197E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6310B91C" wp14:editId="63F647A5">
            <wp:extent cx="3665218" cy="27584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2965"/>
                    <a:stretch/>
                  </pic:blipFill>
                  <pic:spPr bwMode="auto">
                    <a:xfrm>
                      <a:off x="0" y="0"/>
                      <a:ext cx="3676539" cy="27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97E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  <w:r w:rsidRPr="0051197E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14DBEEE9" wp14:editId="5F6C2CF7">
            <wp:extent cx="4511040" cy="1463041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061" cy="14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7E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  <w:r w:rsidRPr="0051197E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44A0939A" wp14:editId="3A330168">
            <wp:extent cx="4617720" cy="3024256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491" cy="30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147">
        <w:rPr>
          <w:rFonts w:ascii="Arial" w:eastAsia="Times New Roman" w:hAnsi="Arial" w:cs="Arial"/>
          <w:color w:val="273B47"/>
          <w:sz w:val="20"/>
          <w:szCs w:val="20"/>
          <w:lang w:eastAsia="es-MX"/>
        </w:rPr>
        <w:t>´</w:t>
      </w:r>
    </w:p>
    <w:p w:rsidR="00400147" w:rsidRPr="00400147" w:rsidRDefault="00400147" w:rsidP="00400147">
      <w:pPr>
        <w:pStyle w:val="Puesto"/>
        <w:rPr>
          <w:sz w:val="44"/>
        </w:rPr>
      </w:pPr>
      <w:r w:rsidRPr="00400147">
        <w:rPr>
          <w:sz w:val="44"/>
        </w:rPr>
        <w:lastRenderedPageBreak/>
        <w:t>Aplicando Redux a nuestra aplicación</w:t>
      </w:r>
    </w:p>
    <w:p w:rsidR="00400147" w:rsidRDefault="00400147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</w:p>
    <w:p w:rsidR="00400147" w:rsidRPr="002F665A" w:rsidRDefault="00400147" w:rsidP="00400147">
      <w:pPr>
        <w:pStyle w:val="Ttulo1"/>
      </w:pPr>
      <w:r w:rsidRPr="00400147">
        <w:t>Creando los reducers</w:t>
      </w:r>
    </w:p>
    <w:p w:rsidR="00400147" w:rsidRPr="00400147" w:rsidRDefault="00400147" w:rsidP="00400147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Un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action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 a contener dos elementos:</w:t>
      </w:r>
    </w:p>
    <w:p w:rsidR="00400147" w:rsidRPr="00400147" w:rsidRDefault="00400147" w:rsidP="00400147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type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 para indicar la acción que se va a ejecutar.</w:t>
      </w:r>
    </w:p>
    <w:p w:rsidR="00400147" w:rsidRPr="00400147" w:rsidRDefault="00400147" w:rsidP="00400147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payload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la información que estamos mandando al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400147" w:rsidRPr="00FC2E13" w:rsidRDefault="00400147" w:rsidP="00400147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Dentro de los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reducers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usaremos un </w:t>
      </w: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switch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separar la lógica por cada tipo de acción que tendremos en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Me tomó mucho tiempo entender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Redux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, tuve que volver a reproducir las clases y buscar en internet sobre arreglos y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objectos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porque no tenía ni idea de porque a veces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destructurabas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o por qué, y tampoco tenía idea de cómo funcionaban los datos y el estado pero ya por fin entendí.</w:t>
      </w:r>
    </w:p>
    <w:p w:rsidR="00FC2E13" w:rsidRPr="00FC2E13" w:rsidRDefault="00F2478E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hyperlink r:id="rId20" w:history="1">
        <w:r w:rsidR="00FC2E13" w:rsidRPr="00FC2E13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https://camo.githubusercontent.com/5aba89b6daab934631adffc1f301d17bb273268b/68747470733a2f2f73332e616d617a6f6e6177732e636f6d2f6d656469612d702e736c69642e65732f75706c6f6164732f3336343831322f696d616765732f323438343535322f415243482d5265647578322d7265616c2e676966</w:t>
        </w:r>
      </w:hyperlink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</w:p>
    <w:p w:rsidR="00FC2E13" w:rsidRPr="00FC2E13" w:rsidRDefault="00F2478E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hyperlink r:id="rId21" w:history="1">
        <w:r w:rsidR="00FC2E13" w:rsidRPr="00FC2E13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camo.githubusercontent.com/9de527b9432cc9244dc600875b46b43311918b59/68747470733a2f2f73332e616d617a6f6e6177732e636f6d2f6d656469612d702e736c69642e65732f75706c6f6164732f3336343831322f696d616765732f323438343739302f415243482d5265647578322d657874656e6465642d7265616c2d6465636c657261746976652e676966</w:t>
        </w:r>
      </w:hyperlink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Después de repetir las clases, este es mi resumen:</w:t>
      </w:r>
    </w:p>
    <w:p w:rsidR="00FC2E13" w:rsidRPr="00FC2E13" w:rsidRDefault="00FC2E13" w:rsidP="00FC2E13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El Storage es como una base de datos de los estados</w:t>
      </w:r>
    </w:p>
    <w:p w:rsidR="00FC2E13" w:rsidRPr="00FC2E13" w:rsidRDefault="00FC2E13" w:rsidP="00FC2E13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connect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permite la conexión entre el componente con el Storage y tiene 2 parámetros. Ejemplo -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Connect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(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Primero,Segundo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):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Primero: Envía el estado actual del Storage al componente para que sea utilizado por medio de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Para lograrlo, se crea una función que indicará que atributos se quieren utilizar en el componente y luego las asigna a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  <w:t xml:space="preserve">Segundo: Envía al Reduce la acción que hemos encapsulado y que, por alguna razón que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aún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no entiendo, al ser llamada por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import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el componente se le atribuye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Cuando esta acción llega al Reduce, es identificada mediante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Switch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por su atributo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Type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su ejecución. Luego, el Reduce envía el resultado al Storage para su actualización.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</w:r>
      <w:r w:rsidRPr="00FC2E13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Importante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El Reduce también tiene 2 atributos “(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)”:</w:t>
      </w:r>
    </w:p>
    <w:p w:rsidR="00FC2E13" w:rsidRPr="00FC2E13" w:rsidRDefault="00FC2E13" w:rsidP="00FC2E13">
      <w:pPr>
        <w:numPr>
          <w:ilvl w:val="1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Es el estado que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Stage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envía al Reduce. Por lo tanto, es el estado que se va a actualizar.</w:t>
      </w:r>
    </w:p>
    <w:p w:rsidR="00FC2E13" w:rsidRPr="00FC2E13" w:rsidRDefault="00FC2E13" w:rsidP="00FC2E13">
      <w:pPr>
        <w:numPr>
          <w:ilvl w:val="1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Es la acción encapsulada que fue enviada por el componente al Reduce para que se actualice el estado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Stage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Espero haberme dejado entender y que a alguien más se sirva para que siga aprendiendo sin muchas dudas en las siguientes clases.</w:t>
      </w:r>
    </w:p>
    <w:p w:rsid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drawing>
          <wp:inline distT="0" distB="0" distL="0" distR="0" wp14:anchorId="2F6B54EF" wp14:editId="34EDD11A">
            <wp:extent cx="4489450" cy="2525471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2660" cy="25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lastRenderedPageBreak/>
        <w:drawing>
          <wp:inline distT="0" distB="0" distL="0" distR="0" wp14:anchorId="343CD9B0" wp14:editId="1162E2C8">
            <wp:extent cx="5732145" cy="2715260"/>
            <wp:effectExtent l="0" t="0" r="190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Mencionar que si les surge un error de que cada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deberia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tener una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key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es porque no lo estamos mandando en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payload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setFavorite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CarouselItem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, con esto lo pueden solucionar: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` </w:t>
      </w:r>
      <w:proofErr w:type="spellStart"/>
      <w:proofErr w:type="gram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{id, cover, title, year,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contentRating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, duration } = props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({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cover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title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year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duration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</w:t>
      </w:r>
    </w:p>
    <w:p w:rsidR="00FC2E13" w:rsidRPr="00FC2E13" w:rsidRDefault="00FC2E13" w:rsidP="00FC2E13">
      <w:pPr>
        <w:spacing w:line="240" w:lineRule="auto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spacing w:line="240" w:lineRule="auto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proofErr w:type="gram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el</w:t>
      </w:r>
      <w:proofErr w:type="gram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problema sigue pasando si escoges dos veces el mismo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item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porque hay duplicidad de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ids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. En este caso ¿qué se puede hacer?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Corregié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ese problema en modificar los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key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del archivo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Home.jsx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&lt;Search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mylist.length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&gt; 0 &amp;&amp;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Mi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Lista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130FAB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&lt;/Categories&gt;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tendencias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trends.map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`${item.id}_trends`}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&lt;/Categories&gt;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Originales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 xml:space="preserve"> de 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PlatziVideo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originals.map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lastRenderedPageBreak/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`${item.id}_originals`}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Carousel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Categories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Para elementos repetidos dentro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array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yo hice lo </w:t>
      </w:r>
      <w:proofErr w:type="gram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siguiente ,</w:t>
      </w:r>
      <w:proofErr w:type="gram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modifiqué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reducer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filtrar si existe ese elemento dentro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state.myList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case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'SET_FAVORITE':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if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.myList.filter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((element) =&gt; element.id == action.payload.id).length !== 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0)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return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...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[...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action.payload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],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};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696969"/>
          <w:sz w:val="20"/>
          <w:szCs w:val="20"/>
          <w:lang w:val="es-MX" w:eastAsia="es-MX"/>
        </w:rPr>
        <w:t>12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Les comparto para evitar que se agregue un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duplicado al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array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mylist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(Esta es mi manera de hacerlo tal vez haya alguna mejor por favor comentarla si es así.)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cover, title, year,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duration,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} = props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exist =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mylist.find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(item =&gt; item.id ==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if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proofErr w:type="spellStart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exist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alert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"Ya tienes agregado a favorito"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); 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else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({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cover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title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year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duration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})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</w:t>
      </w:r>
    </w:p>
    <w:p w:rsidR="00FC2E13" w:rsidRPr="00130FAB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recuerden</w:t>
      </w:r>
      <w:proofErr w:type="gramEnd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agregar el </w:t>
      </w:r>
      <w:proofErr w:type="spellStart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mapStateToProps</w:t>
      </w:r>
      <w:proofErr w:type="spellEnd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acceder a </w:t>
      </w:r>
      <w:proofErr w:type="spellStart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mylist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mapStateToProps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 =&gt;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: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export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default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connect(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mapStateToProps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mapDispatchToProps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)(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</w:t>
      </w:r>
    </w:p>
    <w:p w:rsid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n-US" w:eastAsia="es-MX"/>
        </w:rPr>
      </w:pPr>
    </w:p>
    <w:p w:rsidR="004C1677" w:rsidRDefault="004C1677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n-US" w:eastAsia="es-MX"/>
        </w:rPr>
      </w:pPr>
    </w:p>
    <w:p w:rsidR="004C1677" w:rsidRDefault="004C1677" w:rsidP="004C1677">
      <w:pPr>
        <w:pStyle w:val="Ttulo1"/>
      </w:pPr>
      <w:r w:rsidRPr="004C1677">
        <w:lastRenderedPageBreak/>
        <w:t>Finalizando reducers y eliminar favoritos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 xml:space="preserve">Recomendación: </w:t>
      </w:r>
      <w:proofErr w:type="spellStart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Ulilizar</w:t>
      </w:r>
      <w:proofErr w:type="spellEnd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 xml:space="preserve"> constantes en </w:t>
      </w:r>
      <w:proofErr w:type="spellStart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Redux</w:t>
      </w:r>
      <w:proofErr w:type="spellEnd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.</w:t>
      </w: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br/>
        <w:t xml:space="preserve">Es recomendable usar constantes en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redux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, por ejemplo, crear un archivo que se llame “actionTypes.js”, y dentro colocar lo siguiente:</w:t>
      </w:r>
    </w:p>
    <w:p w:rsidR="004C1677" w:rsidRPr="004C1677" w:rsidRDefault="004C1677" w:rsidP="004C16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export</w:t>
      </w:r>
      <w:proofErr w:type="gram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SET_FAVORITE = </w:t>
      </w:r>
      <w:r w:rsidRPr="004C167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'SET_FAVORITE'</w:t>
      </w:r>
    </w:p>
    <w:p w:rsidR="004C1677" w:rsidRPr="004C1677" w:rsidRDefault="004C1677" w:rsidP="004C16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export</w:t>
      </w:r>
      <w:proofErr w:type="gram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DELETE_FAVORITE = </w:t>
      </w:r>
      <w:r w:rsidRPr="004C167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'DELETE_FAVORITE'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Estas constantes las importaremos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y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reducers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¿Con qué fin se usan estas constantes? Muchos no le encuentran sentido porque el valor tiene el mismo nombre que la constante, pero los beneficios son los siguientes.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Ayuda a mantener una consistencia y evita los errores al escribir código, ya que si escribes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Strings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en las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y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reducers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puede que en una de esas veces te equivoques.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Algunas veces el usuario desea ver qué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existen antes de trabajar en alguna. Si trabajas en un equipo puede que alguien la haya implementado. Tener todas las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como constantes en un archivo te facilitará esa búsqueda.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La lista de_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action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types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_ que fueron añadidas, eliminadas o actualizadas en un _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Pull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Request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_ayuda a todo el equipo a visualizar rápidamente qué cambios se están haciendo en la funcionalidad.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Si cometes un error (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typo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) cuando importas tus constantes, obtendrás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undefined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cuando intentes ejecutar tu código. Es más fácil encontrar este error de variable que intentando descifrar por qué no pasa nada cuando ejecutas tu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Espero que les haya servido de algo. No es algo que yo me haya inventado, muchos manejan esa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escructura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 Si gustan, aquí les dejo más información:</w:t>
      </w:r>
    </w:p>
    <w:p w:rsidR="004C1677" w:rsidRPr="004C1677" w:rsidRDefault="004C1677" w:rsidP="004C1677">
      <w:pPr>
        <w:rPr>
          <w:lang w:val="es-MX"/>
        </w:rPr>
      </w:pPr>
      <w:r w:rsidRPr="004C1677">
        <w:rPr>
          <w:noProof/>
          <w:lang w:val="es-MX" w:eastAsia="es-MX"/>
        </w:rPr>
        <w:drawing>
          <wp:inline distT="0" distB="0" distL="0" distR="0" wp14:anchorId="797F49ED" wp14:editId="5139FA69">
            <wp:extent cx="5732145" cy="1822450"/>
            <wp:effectExtent l="0" t="0" r="190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77" w:rsidRDefault="00F2478E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s-MX" w:eastAsia="es-MX"/>
        </w:rPr>
      </w:pPr>
      <w:hyperlink r:id="rId25" w:history="1">
        <w:r w:rsidR="00F06C14" w:rsidRPr="008B67A0">
          <w:rPr>
            <w:rStyle w:val="Hipervnculo"/>
            <w:rFonts w:ascii="Arial" w:eastAsia="Times New Roman" w:hAnsi="Arial" w:cs="Arial"/>
            <w:sz w:val="24"/>
            <w:szCs w:val="24"/>
            <w:lang w:val="es-MX" w:eastAsia="es-MX"/>
          </w:rPr>
          <w:t>https://platzi.com/clases/1613-redux/20655-archivos-typ-9/</w:t>
        </w:r>
      </w:hyperlink>
    </w:p>
    <w:p w:rsidR="00F06C14" w:rsidRDefault="00F06C14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s-MX" w:eastAsia="es-MX"/>
        </w:rPr>
      </w:pPr>
    </w:p>
    <w:p w:rsidR="00F06C14" w:rsidRDefault="00F06C14" w:rsidP="00F06C14">
      <w:pPr>
        <w:pStyle w:val="Ttulo1"/>
      </w:pPr>
      <w:r w:rsidRPr="00F06C14">
        <w:t>Debuggeando nuestro proyecto (agregando validaciones a nuestro componente card)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 quieres evitar que el mismo elemento se agregue muchas veces a la lista de favoritos: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gramStart"/>
      <w:r w:rsidRPr="00F06C14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reducers/index.js</w:t>
      </w:r>
      <w:proofErr w:type="gramEnd"/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case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'SET_FAVORITE':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exist = </w:t>
      </w:r>
      <w:proofErr w:type="spellStart"/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.mylist.find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 =&gt; item.id === action.payload.id)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if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(exist) return {...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...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[...</w:t>
      </w:r>
      <w:proofErr w:type="spellStart"/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action.payload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]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lastRenderedPageBreak/>
        <w:t>}</w:t>
      </w:r>
      <w:r w:rsidRPr="00F06C14">
        <w:rPr>
          <w:noProof/>
          <w:lang w:val="es-MX" w:eastAsia="es-MX"/>
        </w:rPr>
        <w:t xml:space="preserve"> </w:t>
      </w:r>
      <w:r w:rsidRPr="00F06C14">
        <w:rPr>
          <w:rFonts w:ascii="Courier New" w:eastAsia="Times New Roman" w:hAnsi="Courier New" w:cs="Courier New"/>
          <w:noProof/>
          <w:color w:val="FFFFFF"/>
          <w:sz w:val="20"/>
          <w:szCs w:val="20"/>
          <w:lang w:val="es-MX" w:eastAsia="es-MX"/>
        </w:rPr>
        <w:drawing>
          <wp:inline distT="0" distB="0" distL="0" distR="0" wp14:anchorId="4145C51D" wp14:editId="559B1D73">
            <wp:extent cx="4165600" cy="3443876"/>
            <wp:effectExtent l="0" t="0" r="635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045" cy="34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14" w:rsidRPr="00F06C14" w:rsidRDefault="00F06C14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Hay otro bug</w:t>
      </w: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 es que una vez se agrega una película a la lista de mis </w:t>
      </w:r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favoritos</w:t>
      </w: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ya no debe existir la opción de añadirla nuevamente.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Recordemos que </w:t>
      </w:r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JS nos permite modificar los estilos de los elementos HTML</w:t>
      </w: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  <w:t xml:space="preserve">Para solucionar este bug agregue unas 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lineas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el método </w:t>
      </w:r>
      <w:proofErr w:type="spellStart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handleSetFavorite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 **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handleDeleteFavorite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**, los cuales ahora removerán y agregaran el </w:t>
      </w:r>
      <w:proofErr w:type="spellStart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display</w:t>
      </w:r>
      <w:proofErr w:type="spellEnd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 xml:space="preserve"> de </w:t>
      </w:r>
      <w:proofErr w:type="spellStart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none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, respectivamente.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id, cover, 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title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year,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duration,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isList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} = props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 {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props.setFavorite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{ id, cover, 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title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year,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 duration })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document.getElementById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id).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style.display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'none'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}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handleDeleteFavorite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itemId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 =&gt; {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props.deleteFavorite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spellStart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itemId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document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.getElementById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id).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style.display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'inline'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};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Adicionalmente, debemos agregar el atributo ID en cada imagen (plus and 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delete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icon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):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{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isList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?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'carousel-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item__details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img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removeIcon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alt</w:t>
      </w:r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'Remove Icon'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onClick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{()</w:t>
      </w: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=&gt;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handleDeleteFavorite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(id)}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/&gt;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) :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(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</w:t>
      </w: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'carousel-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item__details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img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plusIcon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alt</w:t>
      </w:r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'Plus Icon'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onClick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handleSetFavorite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id</w:t>
      </w:r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{id}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              /&gt;</w:t>
      </w:r>
    </w:p>
    <w:p w:rsid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)}</w:t>
      </w:r>
    </w:p>
    <w:p w:rsidR="00130FAB" w:rsidRDefault="00130FAB" w:rsidP="00130FAB">
      <w:pPr>
        <w:pStyle w:val="Ttulo1"/>
      </w:pPr>
      <w:r w:rsidRPr="00130FAB">
        <w:lastRenderedPageBreak/>
        <w:t>Crear Formulario de Login</w:t>
      </w:r>
    </w:p>
    <w:p w:rsidR="00130FAB" w:rsidRDefault="00130FAB" w:rsidP="00130FAB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Tengan en cuenta que su botón tiene que ser de tipo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submit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para que funcione.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Por si alguien se quedó con la duda: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  </w:t>
      </w:r>
      <w:proofErr w:type="spellStart"/>
      <w:proofErr w:type="gramStart"/>
      <w:r w:rsidRPr="0071324B">
        <w:rPr>
          <w:rStyle w:val="hljs-keyword"/>
          <w:b/>
          <w:bCs/>
          <w:color w:val="F92672"/>
          <w:lang w:val="en-US"/>
        </w:rPr>
        <w:t>const</w:t>
      </w:r>
      <w:proofErr w:type="spellEnd"/>
      <w:proofErr w:type="gramEnd"/>
      <w:r w:rsidRPr="0071324B">
        <w:rPr>
          <w:rStyle w:val="CdigoHTML"/>
          <w:color w:val="FFFFFF"/>
          <w:lang w:val="en-US"/>
        </w:rPr>
        <w:t xml:space="preserve"> </w:t>
      </w:r>
      <w:proofErr w:type="spellStart"/>
      <w:r w:rsidRPr="0071324B">
        <w:rPr>
          <w:rStyle w:val="CdigoHTML"/>
          <w:color w:val="FFFFFF"/>
          <w:lang w:val="en-US"/>
        </w:rPr>
        <w:t>handleInput</w:t>
      </w:r>
      <w:proofErr w:type="spellEnd"/>
      <w:r w:rsidRPr="0071324B">
        <w:rPr>
          <w:rStyle w:val="CdigoHTML"/>
          <w:color w:val="FFFFFF"/>
          <w:lang w:val="en-US"/>
        </w:rPr>
        <w:t xml:space="preserve"> = </w:t>
      </w:r>
      <w:r w:rsidRPr="0071324B">
        <w:rPr>
          <w:rStyle w:val="hljs-keyword"/>
          <w:b/>
          <w:bCs/>
          <w:color w:val="F92672"/>
          <w:lang w:val="en-US"/>
        </w:rPr>
        <w:t>event</w:t>
      </w:r>
      <w:r w:rsidRPr="0071324B">
        <w:rPr>
          <w:rStyle w:val="CdigoHTML"/>
          <w:color w:val="FFFFFF"/>
          <w:lang w:val="en-US"/>
        </w:rPr>
        <w:t xml:space="preserve"> =&gt; {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</w:t>
      </w:r>
      <w:proofErr w:type="spellStart"/>
      <w:proofErr w:type="gramStart"/>
      <w:r w:rsidRPr="0071324B">
        <w:rPr>
          <w:rStyle w:val="CdigoHTML"/>
          <w:color w:val="FFFFFF"/>
          <w:lang w:val="en-US"/>
        </w:rPr>
        <w:t>setValues</w:t>
      </w:r>
      <w:proofErr w:type="spellEnd"/>
      <w:r w:rsidRPr="0071324B">
        <w:rPr>
          <w:rStyle w:val="CdigoHTML"/>
          <w:color w:val="FFFFFF"/>
          <w:lang w:val="en-US"/>
        </w:rPr>
        <w:t>({</w:t>
      </w:r>
      <w:proofErr w:type="gramEnd"/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...form,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[</w:t>
      </w:r>
      <w:r w:rsidRPr="0071324B">
        <w:rPr>
          <w:rStyle w:val="hljs-keyword"/>
          <w:b/>
          <w:bCs/>
          <w:color w:val="F92672"/>
          <w:lang w:val="en-US"/>
        </w:rPr>
        <w:t>event</w:t>
      </w:r>
      <w:r w:rsidRPr="0071324B">
        <w:rPr>
          <w:rStyle w:val="CdigoHTML"/>
          <w:color w:val="FFFFFF"/>
          <w:lang w:val="en-US"/>
        </w:rPr>
        <w:t xml:space="preserve">.target.name]: </w:t>
      </w:r>
      <w:proofErr w:type="spellStart"/>
      <w:r w:rsidRPr="0071324B">
        <w:rPr>
          <w:rStyle w:val="hljs-keyword"/>
          <w:b/>
          <w:bCs/>
          <w:color w:val="F92672"/>
          <w:lang w:val="en-US"/>
        </w:rPr>
        <w:t>event</w:t>
      </w:r>
      <w:r w:rsidRPr="0071324B">
        <w:rPr>
          <w:rStyle w:val="CdigoHTML"/>
          <w:color w:val="FFFFFF"/>
          <w:lang w:val="en-US"/>
        </w:rPr>
        <w:t>.target.</w:t>
      </w:r>
      <w:r w:rsidRPr="0071324B">
        <w:rPr>
          <w:rStyle w:val="hljs-keyword"/>
          <w:b/>
          <w:bCs/>
          <w:color w:val="F92672"/>
          <w:lang w:val="en-US"/>
        </w:rPr>
        <w:t>value</w:t>
      </w:r>
      <w:proofErr w:type="spellEnd"/>
      <w:r w:rsidRPr="0071324B">
        <w:rPr>
          <w:rStyle w:val="CdigoHTML"/>
          <w:color w:val="FFFFFF"/>
          <w:lang w:val="en-US"/>
        </w:rPr>
        <w:t xml:space="preserve">   </w:t>
      </w:r>
      <w:r w:rsidRPr="0071324B">
        <w:rPr>
          <w:rStyle w:val="hljs-comment"/>
          <w:color w:val="75715E"/>
          <w:lang w:val="en-US"/>
        </w:rPr>
        <w:t>// &lt;---</w:t>
      </w:r>
    </w:p>
    <w:p w:rsid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</w:rPr>
      </w:pPr>
      <w:r w:rsidRPr="0071324B">
        <w:rPr>
          <w:rStyle w:val="CdigoHTML"/>
          <w:color w:val="FFFFFF"/>
          <w:lang w:val="en-US"/>
        </w:rPr>
        <w:t xml:space="preserve">        </w:t>
      </w:r>
      <w:r>
        <w:rPr>
          <w:rStyle w:val="CdigoHTML"/>
          <w:color w:val="FFFFFF"/>
        </w:rPr>
        <w:t>});</w:t>
      </w:r>
    </w:p>
    <w:p w:rsid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}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Esta forma de inicializar un objeto dinámicamente se añade con </w:t>
      </w:r>
      <w:proofErr w:type="gramStart"/>
      <w:r>
        <w:rPr>
          <w:rFonts w:ascii="Arial" w:hAnsi="Arial" w:cs="Arial"/>
          <w:color w:val="4A4A4A"/>
        </w:rPr>
        <w:t>ES6(</w:t>
      </w:r>
      <w:proofErr w:type="gramEnd"/>
      <w:r>
        <w:rPr>
          <w:rFonts w:ascii="Arial" w:hAnsi="Arial" w:cs="Arial"/>
          <w:color w:val="4A4A4A"/>
        </w:rPr>
        <w:fldChar w:fldCharType="begin"/>
      </w:r>
      <w:r>
        <w:rPr>
          <w:rFonts w:ascii="Arial" w:hAnsi="Arial" w:cs="Arial"/>
          <w:color w:val="4A4A4A"/>
        </w:rPr>
        <w:instrText xml:space="preserve"> HYPERLINK "https://developer.mozilla.org/en-US/docs/Web/JavaScript/Reference/Operators/Object_initializer" \l "New_notations_in_ECMAScript_2015" \t "_blank" </w:instrText>
      </w:r>
      <w:r>
        <w:rPr>
          <w:rFonts w:ascii="Arial" w:hAnsi="Arial" w:cs="Arial"/>
          <w:color w:val="4A4A4A"/>
        </w:rPr>
        <w:fldChar w:fldCharType="separate"/>
      </w:r>
      <w:r>
        <w:rPr>
          <w:rStyle w:val="Hipervnculo"/>
          <w:rFonts w:ascii="Arial" w:hAnsi="Arial" w:cs="Arial"/>
          <w:color w:val="0791E6"/>
        </w:rPr>
        <w:t>Referencia</w:t>
      </w:r>
      <w:r>
        <w:rPr>
          <w:rFonts w:ascii="Arial" w:hAnsi="Arial" w:cs="Arial"/>
          <w:color w:val="4A4A4A"/>
        </w:rPr>
        <w:fldChar w:fldCharType="end"/>
      </w:r>
      <w:r>
        <w:rPr>
          <w:rFonts w:ascii="Arial" w:hAnsi="Arial" w:cs="Arial"/>
          <w:color w:val="4A4A4A"/>
        </w:rPr>
        <w:t>)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 sobre la función de actualización del estado: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     </w:t>
      </w:r>
      <w:proofErr w:type="spellStart"/>
      <w:proofErr w:type="gramStart"/>
      <w:r w:rsidRPr="0071324B">
        <w:rPr>
          <w:rStyle w:val="CdigoHTML"/>
          <w:color w:val="FFFFFF"/>
          <w:lang w:val="en-US"/>
        </w:rPr>
        <w:t>setValues</w:t>
      </w:r>
      <w:proofErr w:type="spellEnd"/>
      <w:r w:rsidRPr="0071324B">
        <w:rPr>
          <w:rStyle w:val="CdigoHTML"/>
          <w:color w:val="FFFFFF"/>
          <w:lang w:val="en-US"/>
        </w:rPr>
        <w:t>({</w:t>
      </w:r>
      <w:proofErr w:type="gramEnd"/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...</w:t>
      </w:r>
      <w:r w:rsidRPr="0071324B">
        <w:rPr>
          <w:rStyle w:val="hljs-keyword"/>
          <w:b/>
          <w:bCs/>
          <w:color w:val="F92672"/>
          <w:lang w:val="en-US"/>
        </w:rPr>
        <w:t>form</w:t>
      </w:r>
      <w:r w:rsidRPr="0071324B">
        <w:rPr>
          <w:rStyle w:val="CdigoHTML"/>
          <w:color w:val="FFFFFF"/>
          <w:lang w:val="en-US"/>
        </w:rPr>
        <w:t>,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[event.</w:t>
      </w:r>
      <w:r w:rsidRPr="0071324B">
        <w:rPr>
          <w:rStyle w:val="hljs-keyword"/>
          <w:b/>
          <w:bCs/>
          <w:color w:val="F92672"/>
          <w:lang w:val="en-US"/>
        </w:rPr>
        <w:t>target</w:t>
      </w:r>
      <w:r w:rsidRPr="0071324B">
        <w:rPr>
          <w:rStyle w:val="CdigoHTML"/>
          <w:color w:val="FFFFFF"/>
          <w:lang w:val="en-US"/>
        </w:rPr>
        <w:t>.</w:t>
      </w:r>
      <w:r w:rsidRPr="0071324B">
        <w:rPr>
          <w:rStyle w:val="hljs-keyword"/>
          <w:b/>
          <w:bCs/>
          <w:color w:val="F92672"/>
          <w:lang w:val="en-US"/>
        </w:rPr>
        <w:t>name</w:t>
      </w:r>
      <w:r w:rsidRPr="0071324B">
        <w:rPr>
          <w:rStyle w:val="CdigoHTML"/>
          <w:color w:val="FFFFFF"/>
          <w:lang w:val="en-US"/>
        </w:rPr>
        <w:t xml:space="preserve">]: </w:t>
      </w:r>
      <w:proofErr w:type="spellStart"/>
      <w:r w:rsidRPr="0071324B">
        <w:rPr>
          <w:rStyle w:val="CdigoHTML"/>
          <w:color w:val="FFFFFF"/>
          <w:lang w:val="en-US"/>
        </w:rPr>
        <w:t>event.</w:t>
      </w:r>
      <w:r w:rsidRPr="0071324B">
        <w:rPr>
          <w:rStyle w:val="hljs-keyword"/>
          <w:b/>
          <w:bCs/>
          <w:color w:val="F92672"/>
          <w:lang w:val="en-US"/>
        </w:rPr>
        <w:t>target</w:t>
      </w:r>
      <w:r w:rsidRPr="0071324B">
        <w:rPr>
          <w:rStyle w:val="CdigoHTML"/>
          <w:color w:val="FFFFFF"/>
          <w:lang w:val="en-US"/>
        </w:rPr>
        <w:t>.</w:t>
      </w:r>
      <w:r w:rsidRPr="0071324B">
        <w:rPr>
          <w:rStyle w:val="hljs-keyword"/>
          <w:b/>
          <w:bCs/>
          <w:color w:val="F92672"/>
          <w:lang w:val="en-US"/>
        </w:rPr>
        <w:t>value</w:t>
      </w:r>
      <w:proofErr w:type="spellEnd"/>
    </w:p>
    <w:p w:rsid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</w:rPr>
      </w:pPr>
      <w:r w:rsidRPr="0071324B">
        <w:rPr>
          <w:rStyle w:val="CdigoHTML"/>
          <w:color w:val="FFFFFF"/>
          <w:lang w:val="en-US"/>
        </w:rPr>
        <w:t xml:space="preserve">        </w:t>
      </w:r>
      <w:r>
        <w:rPr>
          <w:rStyle w:val="CdigoHTML"/>
          <w:color w:val="FFFFFF"/>
        </w:rPr>
        <w:t>});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Al utilizar el operador de propagación, se está manteniendo el estado anterior y añadiendo uno nuevo, es decir, si </w:t>
      </w:r>
      <w:proofErr w:type="spellStart"/>
      <w:r>
        <w:rPr>
          <w:rFonts w:ascii="Arial" w:hAnsi="Arial" w:cs="Arial"/>
          <w:color w:val="4A4A4A"/>
        </w:rPr>
        <w:t>tuviesemos</w:t>
      </w:r>
      <w:proofErr w:type="spellEnd"/>
      <w:r>
        <w:rPr>
          <w:rFonts w:ascii="Arial" w:hAnsi="Arial" w:cs="Arial"/>
          <w:color w:val="4A4A4A"/>
        </w:rPr>
        <w:t xml:space="preserve"> ‘n’ inputs todos se almacenarían, para entender mejor este comportamiento, pueden comentar la línea del operador spread y ver como cuando se da </w:t>
      </w:r>
      <w:proofErr w:type="spellStart"/>
      <w:r>
        <w:rPr>
          <w:rFonts w:ascii="Arial" w:hAnsi="Arial" w:cs="Arial"/>
          <w:color w:val="4A4A4A"/>
        </w:rPr>
        <w:t>submit</w:t>
      </w:r>
      <w:proofErr w:type="spellEnd"/>
      <w:r>
        <w:rPr>
          <w:rFonts w:ascii="Arial" w:hAnsi="Arial" w:cs="Arial"/>
          <w:color w:val="4A4A4A"/>
        </w:rPr>
        <w:t xml:space="preserve"> solo se muestra el valor del último input modificado.</w:t>
      </w:r>
    </w:p>
    <w:p w:rsidR="0071324B" w:rsidRDefault="0071324B" w:rsidP="001C1C9B">
      <w:pPr>
        <w:jc w:val="center"/>
        <w:rPr>
          <w:lang w:val="es-MX"/>
        </w:rPr>
      </w:pPr>
      <w:r w:rsidRPr="0071324B">
        <w:rPr>
          <w:lang w:val="es-MX"/>
        </w:rPr>
        <w:drawing>
          <wp:inline distT="0" distB="0" distL="0" distR="0" wp14:anchorId="39368862" wp14:editId="4D1E0662">
            <wp:extent cx="5316534" cy="4922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8262" cy="49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BA" w:rsidRDefault="00E229BA" w:rsidP="00E229BA">
      <w:pPr>
        <w:pStyle w:val="Ttulo1"/>
      </w:pPr>
      <w:r w:rsidRPr="00E229BA">
        <w:lastRenderedPageBreak/>
        <w:t>Formulario de Login con Redux</w:t>
      </w:r>
    </w:p>
    <w:p w:rsidR="00E229BA" w:rsidRDefault="00E229BA" w:rsidP="001C1C9B">
      <w:pPr>
        <w:jc w:val="center"/>
        <w:rPr>
          <w:lang w:val="es-MX"/>
        </w:rPr>
      </w:pPr>
      <w:bookmarkStart w:id="1" w:name="_GoBack"/>
      <w:r w:rsidRPr="00E229BA">
        <w:rPr>
          <w:lang w:val="es-MX"/>
        </w:rPr>
        <w:drawing>
          <wp:inline distT="0" distB="0" distL="0" distR="0" wp14:anchorId="5DDA641C" wp14:editId="59C13D69">
            <wp:extent cx="5074920" cy="49607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521" cy="49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EB7E1E" w:rsidRDefault="00EB7E1E" w:rsidP="001C1C9B">
      <w:pPr>
        <w:jc w:val="center"/>
        <w:rPr>
          <w:lang w:val="es-MX"/>
        </w:rPr>
      </w:pPr>
    </w:p>
    <w:p w:rsidR="00EB7E1E" w:rsidRDefault="00EB7E1E" w:rsidP="00EB7E1E">
      <w:pPr>
        <w:pStyle w:val="Ttulo1"/>
      </w:pPr>
      <w:r w:rsidRPr="00EB7E1E">
        <w:t>Creando un Servicio para Gravatar</w:t>
      </w:r>
    </w:p>
    <w:p w:rsidR="00EB7E1E" w:rsidRPr="00EB7E1E" w:rsidRDefault="00EB7E1E" w:rsidP="00EB7E1E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Muchas veces la mejor opción no es descargar un paquete de </w:t>
      </w:r>
      <w:proofErr w:type="spellStart"/>
      <w:r w:rsidRPr="00EB7E1E">
        <w:rPr>
          <w:rFonts w:ascii="Arial" w:eastAsia="Times New Roman" w:hAnsi="Arial" w:cs="Arial"/>
          <w:color w:val="273B47"/>
          <w:lang w:val="es-MX" w:eastAsia="es-MX"/>
        </w:rPr>
        <w:t>npm</w:t>
      </w:r>
      <w:proofErr w:type="spellEnd"/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 ya que podemos ver la documentación, entender cómo funciona y nosotros implementar el código necesario para nuestro caso, ya que instalar todo el paquete puede volver más pesado nuestro proyecto.</w:t>
      </w:r>
    </w:p>
    <w:p w:rsidR="00EB7E1E" w:rsidRDefault="00EB7E1E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Para nuestro servicio que llamará a </w:t>
      </w:r>
      <w:proofErr w:type="spellStart"/>
      <w:r w:rsidRPr="00EB7E1E">
        <w:rPr>
          <w:rFonts w:ascii="Arial" w:eastAsia="Times New Roman" w:hAnsi="Arial" w:cs="Arial"/>
          <w:color w:val="273B47"/>
          <w:lang w:val="es-MX" w:eastAsia="es-MX"/>
        </w:rPr>
        <w:t>Gravatar</w:t>
      </w:r>
      <w:proofErr w:type="spellEnd"/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 vamos a crear la carpeta </w:t>
      </w:r>
      <w:proofErr w:type="spellStart"/>
      <w:r w:rsidRPr="00EB7E1E">
        <w:rPr>
          <w:rFonts w:ascii="Courier New" w:eastAsia="Times New Roman" w:hAnsi="Courier New" w:cs="Courier New"/>
          <w:color w:val="273B47"/>
          <w:lang w:val="es-MX" w:eastAsia="es-MX"/>
        </w:rPr>
        <w:t>utils</w:t>
      </w:r>
      <w:proofErr w:type="spellEnd"/>
      <w:r w:rsidRPr="00EB7E1E">
        <w:rPr>
          <w:rFonts w:ascii="Arial" w:eastAsia="Times New Roman" w:hAnsi="Arial" w:cs="Arial"/>
          <w:color w:val="273B47"/>
          <w:lang w:val="es-MX" w:eastAsia="es-MX"/>
        </w:rPr>
        <w:t> y dentro añadir el archivo </w:t>
      </w:r>
      <w:r w:rsidRPr="00EB7E1E">
        <w:rPr>
          <w:rFonts w:ascii="Courier New" w:eastAsia="Times New Roman" w:hAnsi="Courier New" w:cs="Courier New"/>
          <w:color w:val="273B47"/>
          <w:lang w:val="es-MX" w:eastAsia="es-MX"/>
        </w:rPr>
        <w:t>gravatar.js</w:t>
      </w:r>
      <w:r w:rsidRPr="00EB7E1E">
        <w:rPr>
          <w:rFonts w:ascii="Arial" w:eastAsia="Times New Roman" w:hAnsi="Arial" w:cs="Arial"/>
          <w:color w:val="273B47"/>
          <w:lang w:val="es-MX" w:eastAsia="es-MX"/>
        </w:rPr>
        <w:t>.</w:t>
      </w:r>
    </w:p>
    <w:p w:rsidR="00801EEB" w:rsidRDefault="00801EEB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801EEB" w:rsidRDefault="00801EEB" w:rsidP="00EB7E1E">
      <w:pPr>
        <w:shd w:val="clear" w:color="auto" w:fill="FFFFFF"/>
        <w:spacing w:before="0" w:after="0" w:line="240" w:lineRule="auto"/>
        <w:rPr>
          <w:rFonts w:ascii="Lucida Console" w:hAnsi="Lucida Console" w:cs="Lucida Console"/>
          <w:sz w:val="18"/>
          <w:szCs w:val="18"/>
          <w:lang w:val="es-MX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s-MX"/>
        </w:rPr>
        <w:t>npm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s-MX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MX"/>
        </w:rPr>
        <w:t>install</w:t>
      </w:r>
      <w:proofErr w:type="spellEnd"/>
      <w:r>
        <w:rPr>
          <w:rFonts w:ascii="Lucida Console" w:hAnsi="Lucida Console" w:cs="Lucida Console"/>
          <w:sz w:val="18"/>
          <w:szCs w:val="18"/>
          <w:lang w:val="es-MX"/>
        </w:rPr>
        <w:t xml:space="preserve"> md5 </w:t>
      </w:r>
      <w:r>
        <w:rPr>
          <w:rFonts w:ascii="Lucida Console" w:hAnsi="Lucida Console" w:cs="Lucida Console"/>
          <w:sz w:val="18"/>
          <w:szCs w:val="18"/>
          <w:lang w:val="es-MX"/>
        </w:rPr>
        <w:t>–</w:t>
      </w:r>
      <w:proofErr w:type="spellStart"/>
      <w:r>
        <w:rPr>
          <w:rFonts w:ascii="Lucida Console" w:hAnsi="Lucida Console" w:cs="Lucida Console"/>
          <w:sz w:val="18"/>
          <w:szCs w:val="18"/>
          <w:lang w:val="es-MX"/>
        </w:rPr>
        <w:t>save</w:t>
      </w:r>
      <w:proofErr w:type="spellEnd"/>
    </w:p>
    <w:p w:rsidR="00801EEB" w:rsidRPr="00EB7E1E" w:rsidRDefault="00801EEB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801EEB">
        <w:rPr>
          <w:rFonts w:ascii="Arial" w:eastAsia="Times New Roman" w:hAnsi="Arial" w:cs="Arial"/>
          <w:color w:val="273B47"/>
          <w:lang w:val="es-MX" w:eastAsia="es-MX"/>
        </w:rPr>
        <w:drawing>
          <wp:inline distT="0" distB="0" distL="0" distR="0" wp14:anchorId="1EE4F3BB" wp14:editId="38FF9B3C">
            <wp:extent cx="5732145" cy="137541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EEB" w:rsidRPr="00EB7E1E" w:rsidSect="004E1AED">
      <w:footerReference w:type="default" r:id="rId30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478E" w:rsidRDefault="00F2478E">
      <w:pPr>
        <w:spacing w:after="0" w:line="240" w:lineRule="auto"/>
      </w:pPr>
      <w:r>
        <w:separator/>
      </w:r>
    </w:p>
  </w:endnote>
  <w:endnote w:type="continuationSeparator" w:id="0">
    <w:p w:rsidR="00F2478E" w:rsidRDefault="00F24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801EEB">
          <w:rPr>
            <w:noProof/>
            <w:lang w:bidi="es-ES"/>
          </w:rPr>
          <w:t>14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478E" w:rsidRDefault="00F2478E">
      <w:pPr>
        <w:spacing w:after="0" w:line="240" w:lineRule="auto"/>
      </w:pPr>
      <w:r>
        <w:separator/>
      </w:r>
    </w:p>
  </w:footnote>
  <w:footnote w:type="continuationSeparator" w:id="0">
    <w:p w:rsidR="00F2478E" w:rsidRDefault="00F247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CC2594"/>
    <w:multiLevelType w:val="multilevel"/>
    <w:tmpl w:val="A0F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8872BB8"/>
    <w:multiLevelType w:val="multilevel"/>
    <w:tmpl w:val="D9702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416A00"/>
    <w:multiLevelType w:val="multilevel"/>
    <w:tmpl w:val="BDDC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17B75BA"/>
    <w:multiLevelType w:val="multilevel"/>
    <w:tmpl w:val="5130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87858AE"/>
    <w:multiLevelType w:val="multilevel"/>
    <w:tmpl w:val="A6D8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71784B"/>
    <w:multiLevelType w:val="multilevel"/>
    <w:tmpl w:val="3D068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62A1611"/>
    <w:multiLevelType w:val="multilevel"/>
    <w:tmpl w:val="81DC3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14"/>
  </w:num>
  <w:num w:numId="5">
    <w:abstractNumId w:val="22"/>
  </w:num>
  <w:num w:numId="6">
    <w:abstractNumId w:val="23"/>
  </w:num>
  <w:num w:numId="7">
    <w:abstractNumId w:val="21"/>
  </w:num>
  <w:num w:numId="8">
    <w:abstractNumId w:val="2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0"/>
  </w:num>
  <w:num w:numId="21">
    <w:abstractNumId w:val="15"/>
  </w:num>
  <w:num w:numId="22">
    <w:abstractNumId w:val="20"/>
  </w:num>
  <w:num w:numId="23">
    <w:abstractNumId w:val="13"/>
  </w:num>
  <w:num w:numId="24">
    <w:abstractNumId w:val="19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F24"/>
    <w:rsid w:val="000E7FE7"/>
    <w:rsid w:val="00117503"/>
    <w:rsid w:val="00130FAB"/>
    <w:rsid w:val="00194DF6"/>
    <w:rsid w:val="001C1C9B"/>
    <w:rsid w:val="0020127B"/>
    <w:rsid w:val="00234CD4"/>
    <w:rsid w:val="002F665A"/>
    <w:rsid w:val="00400147"/>
    <w:rsid w:val="00444EE7"/>
    <w:rsid w:val="00453010"/>
    <w:rsid w:val="00486A5D"/>
    <w:rsid w:val="0049635C"/>
    <w:rsid w:val="004A12EA"/>
    <w:rsid w:val="004C1677"/>
    <w:rsid w:val="004E1AED"/>
    <w:rsid w:val="0051197E"/>
    <w:rsid w:val="00531F24"/>
    <w:rsid w:val="005C12A5"/>
    <w:rsid w:val="005D5E3F"/>
    <w:rsid w:val="006632D7"/>
    <w:rsid w:val="0071324B"/>
    <w:rsid w:val="007C004C"/>
    <w:rsid w:val="00801EEB"/>
    <w:rsid w:val="009910A0"/>
    <w:rsid w:val="00A1310C"/>
    <w:rsid w:val="00A3553C"/>
    <w:rsid w:val="00A53169"/>
    <w:rsid w:val="00BA015A"/>
    <w:rsid w:val="00C54E4A"/>
    <w:rsid w:val="00CF1A40"/>
    <w:rsid w:val="00D46DE6"/>
    <w:rsid w:val="00D47A97"/>
    <w:rsid w:val="00E14C0A"/>
    <w:rsid w:val="00E229BA"/>
    <w:rsid w:val="00EB7E1E"/>
    <w:rsid w:val="00EE419A"/>
    <w:rsid w:val="00F06C14"/>
    <w:rsid w:val="00F2478E"/>
    <w:rsid w:val="00FC2E13"/>
    <w:rsid w:val="00FC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C31EEB-D009-42A4-9F93-B025713A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531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ljs-keyword">
    <w:name w:val="hljs-keyword"/>
    <w:basedOn w:val="Fuentedeprrafopredeter"/>
    <w:rsid w:val="00531F24"/>
  </w:style>
  <w:style w:type="character" w:customStyle="1" w:styleId="hljs-title">
    <w:name w:val="hljs-title"/>
    <w:basedOn w:val="Fuentedeprrafopredeter"/>
    <w:rsid w:val="00531F24"/>
  </w:style>
  <w:style w:type="character" w:customStyle="1" w:styleId="hljs-selector-tag">
    <w:name w:val="hljs-selector-tag"/>
    <w:basedOn w:val="Fuentedeprrafopredeter"/>
    <w:rsid w:val="00531F24"/>
  </w:style>
  <w:style w:type="character" w:customStyle="1" w:styleId="hljs-comment">
    <w:name w:val="hljs-comment"/>
    <w:basedOn w:val="Fuentedeprrafopredeter"/>
    <w:rsid w:val="00531F24"/>
  </w:style>
  <w:style w:type="character" w:customStyle="1" w:styleId="hljs-string">
    <w:name w:val="hljs-string"/>
    <w:basedOn w:val="Fuentedeprrafopredeter"/>
    <w:rsid w:val="0049635C"/>
  </w:style>
  <w:style w:type="character" w:customStyle="1" w:styleId="xml">
    <w:name w:val="xml"/>
    <w:basedOn w:val="Fuentedeprrafopredeter"/>
    <w:rsid w:val="0049635C"/>
  </w:style>
  <w:style w:type="character" w:customStyle="1" w:styleId="hljs-tag">
    <w:name w:val="hljs-tag"/>
    <w:basedOn w:val="Fuentedeprrafopredeter"/>
    <w:rsid w:val="0049635C"/>
  </w:style>
  <w:style w:type="character" w:customStyle="1" w:styleId="hljs-name">
    <w:name w:val="hljs-name"/>
    <w:basedOn w:val="Fuentedeprrafopredeter"/>
    <w:rsid w:val="0049635C"/>
  </w:style>
  <w:style w:type="character" w:customStyle="1" w:styleId="hljs-attr">
    <w:name w:val="hljs-attr"/>
    <w:basedOn w:val="Fuentedeprrafopredeter"/>
    <w:rsid w:val="0049635C"/>
  </w:style>
  <w:style w:type="character" w:styleId="Textoennegrita">
    <w:name w:val="Strong"/>
    <w:basedOn w:val="Fuentedeprrafopredeter"/>
    <w:uiPriority w:val="22"/>
    <w:qFormat/>
    <w:rsid w:val="0049635C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9635C"/>
    <w:rPr>
      <w:color w:val="0000FF"/>
      <w:u w:val="single"/>
    </w:rPr>
  </w:style>
  <w:style w:type="character" w:customStyle="1" w:styleId="hljs-builtin">
    <w:name w:val="hljs-built_in"/>
    <w:basedOn w:val="Fuentedeprrafopredeter"/>
    <w:rsid w:val="00EE419A"/>
  </w:style>
  <w:style w:type="character" w:customStyle="1" w:styleId="hljs-literal">
    <w:name w:val="hljs-literal"/>
    <w:basedOn w:val="Fuentedeprrafopredeter"/>
    <w:rsid w:val="00EE419A"/>
  </w:style>
  <w:style w:type="character" w:customStyle="1" w:styleId="hljs-number">
    <w:name w:val="hljs-number"/>
    <w:basedOn w:val="Fuentedeprrafopredeter"/>
    <w:rsid w:val="00FC2E13"/>
  </w:style>
  <w:style w:type="character" w:customStyle="1" w:styleId="star-number">
    <w:name w:val="star-number"/>
    <w:basedOn w:val="Fuentedeprrafopredeter"/>
    <w:rsid w:val="00FC2E13"/>
  </w:style>
  <w:style w:type="character" w:customStyle="1" w:styleId="card-top-right-dot">
    <w:name w:val="card-top-right-dot"/>
    <w:basedOn w:val="Fuentedeprrafopredeter"/>
    <w:rsid w:val="00FC2E13"/>
  </w:style>
  <w:style w:type="character" w:styleId="nfasis">
    <w:name w:val="Emphasis"/>
    <w:basedOn w:val="Fuentedeprrafopredeter"/>
    <w:uiPriority w:val="20"/>
    <w:qFormat/>
    <w:rsid w:val="004C1677"/>
    <w:rPr>
      <w:i/>
      <w:iCs/>
    </w:rPr>
  </w:style>
  <w:style w:type="character" w:customStyle="1" w:styleId="hljs-function">
    <w:name w:val="hljs-function"/>
    <w:basedOn w:val="Fuentedeprrafopredeter"/>
    <w:rsid w:val="00F06C14"/>
  </w:style>
  <w:style w:type="character" w:customStyle="1" w:styleId="hljs-params">
    <w:name w:val="hljs-params"/>
    <w:basedOn w:val="Fuentedeprrafopredeter"/>
    <w:rsid w:val="00F06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F6F6F6"/>
                <w:right w:val="none" w:sz="0" w:space="0" w:color="auto"/>
              </w:divBdr>
              <w:divsChild>
                <w:div w:id="47136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5187">
                      <w:marLeft w:val="0"/>
                      <w:marRight w:val="3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2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9210">
                      <w:marLeft w:val="12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10926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3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6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F6F6F6"/>
                <w:right w:val="none" w:sz="0" w:space="0" w:color="auto"/>
              </w:divBdr>
              <w:divsChild>
                <w:div w:id="19346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3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camo.githubusercontent.com/9de527b9432cc9244dc600875b46b43311918b59/68747470733a2f2f73332e616d617a6f6e6177732e636f6d2f6d656469612d702e736c69642e65732f75706c6f6164732f3336343831322f696d616765732f323438343739302f415243482d5265647578322d657874656e6465642d7265616c2d6465636c657261746976652e676966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platzi.com/clases/1613-redux/20655-archivos-typ-9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camo.githubusercontent.com/5aba89b6daab934631adffc1f301d17bb273268b/68747470733a2f2f73332e616d617a6f6e6177732e636f6d2f6d656469612d702e736c69642e65732f75706c6f6164732f3336343831322f696d616765732f323438343535322f415243482d5265647578322d7265616c2e676966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npmjs.com/package/json-server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arlosazaustre.es/como-funciona-flu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E2649C3C-4D06-4AA2-B702-5FE372F79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1548</TotalTime>
  <Pages>14</Pages>
  <Words>3212</Words>
  <Characters>17671</Characters>
  <Application>Microsoft Office Word</Application>
  <DocSecurity>0</DocSecurity>
  <Lines>147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29</cp:revision>
  <dcterms:created xsi:type="dcterms:W3CDTF">2020-09-26T21:38:00Z</dcterms:created>
  <dcterms:modified xsi:type="dcterms:W3CDTF">2020-09-29T03:08:00Z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