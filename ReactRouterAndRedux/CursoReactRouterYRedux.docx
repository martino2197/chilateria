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E1AED" w:rsidRPr="004E1AED" w:rsidRDefault="00531F24" w:rsidP="004E1AED">
      <w:pPr>
        <w:pStyle w:val="Puesto"/>
      </w:pPr>
      <w:r w:rsidRPr="00531F24">
        <w:t>Curso de React Router y Redux</w:t>
      </w:r>
    </w:p>
    <w:p w:rsidR="00194DF6" w:rsidRDefault="00531F24">
      <w:pPr>
        <w:pStyle w:val="Ttulo1"/>
      </w:pPr>
      <w:r w:rsidRPr="00531F24">
        <w:t>¿Qué es React Router y cómo instalarlo?</w:t>
      </w:r>
    </w:p>
    <w:p w:rsidR="00531F24" w:rsidRPr="00531F24" w:rsidRDefault="00531F24" w:rsidP="00531F24">
      <w:pPr>
        <w:shd w:val="clear" w:color="auto" w:fill="FFFFFF"/>
        <w:spacing w:before="113" w:after="113" w:line="240" w:lineRule="auto"/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</w:pPr>
      <w:r w:rsidRPr="00531F24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 xml:space="preserve">Si estás empezando la escuela de JavaScript desde este curso deberás crear una copia del repositorio de </w:t>
      </w:r>
      <w:proofErr w:type="spellStart"/>
      <w:r w:rsidRPr="00531F24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>Platzi</w:t>
      </w:r>
      <w:proofErr w:type="spellEnd"/>
      <w:r w:rsidRPr="00531F24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 xml:space="preserve"> Video:</w:t>
      </w:r>
    </w:p>
    <w:p w:rsidR="00531F24" w:rsidRPr="00531F24" w:rsidRDefault="00531F24" w:rsidP="00531F24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DDDDDD"/>
          <w:sz w:val="20"/>
          <w:szCs w:val="20"/>
          <w:shd w:val="clear" w:color="auto" w:fill="272822"/>
          <w:lang w:val="en-US" w:eastAsia="es-MX"/>
        </w:rPr>
      </w:pPr>
      <w:proofErr w:type="spellStart"/>
      <w:proofErr w:type="gramStart"/>
      <w:r w:rsidRPr="00531F24">
        <w:rPr>
          <w:rFonts w:ascii="Courier New" w:eastAsia="Times New Roman" w:hAnsi="Courier New" w:cs="Courier New"/>
          <w:color w:val="DDDDDD"/>
          <w:sz w:val="20"/>
          <w:szCs w:val="20"/>
          <w:shd w:val="clear" w:color="auto" w:fill="272822"/>
          <w:lang w:val="en-US" w:eastAsia="es-MX"/>
        </w:rPr>
        <w:t>git</w:t>
      </w:r>
      <w:proofErr w:type="spellEnd"/>
      <w:proofErr w:type="gramEnd"/>
      <w:r w:rsidRPr="00531F24">
        <w:rPr>
          <w:rFonts w:ascii="Courier New" w:eastAsia="Times New Roman" w:hAnsi="Courier New" w:cs="Courier New"/>
          <w:color w:val="DDDDDD"/>
          <w:sz w:val="20"/>
          <w:szCs w:val="20"/>
          <w:shd w:val="clear" w:color="auto" w:fill="272822"/>
          <w:lang w:val="en-US" w:eastAsia="es-MX"/>
        </w:rPr>
        <w:t xml:space="preserve"> </w:t>
      </w:r>
      <w:r w:rsidRPr="00531F24">
        <w:rPr>
          <w:rFonts w:ascii="Courier New" w:eastAsia="Times New Roman" w:hAnsi="Courier New" w:cs="Courier New"/>
          <w:b/>
          <w:bCs/>
          <w:color w:val="F92672"/>
          <w:sz w:val="20"/>
          <w:szCs w:val="20"/>
          <w:shd w:val="clear" w:color="auto" w:fill="272822"/>
          <w:lang w:val="en-US" w:eastAsia="es-MX"/>
        </w:rPr>
        <w:t>clone</w:t>
      </w:r>
      <w:r w:rsidRPr="00531F24">
        <w:rPr>
          <w:rFonts w:ascii="Courier New" w:eastAsia="Times New Roman" w:hAnsi="Courier New" w:cs="Courier New"/>
          <w:color w:val="DDDDDD"/>
          <w:sz w:val="20"/>
          <w:szCs w:val="20"/>
          <w:shd w:val="clear" w:color="auto" w:fill="272822"/>
          <w:lang w:val="en-US" w:eastAsia="es-MX"/>
        </w:rPr>
        <w:t xml:space="preserve"> </w:t>
      </w:r>
      <w:r w:rsidRPr="00531F24">
        <w:rPr>
          <w:rFonts w:ascii="Courier New" w:eastAsia="Times New Roman" w:hAnsi="Courier New" w:cs="Courier New"/>
          <w:b/>
          <w:bCs/>
          <w:color w:val="A6E22E"/>
          <w:sz w:val="20"/>
          <w:szCs w:val="20"/>
          <w:shd w:val="clear" w:color="auto" w:fill="272822"/>
          <w:lang w:val="en-US" w:eastAsia="es-MX"/>
        </w:rPr>
        <w:t>https</w:t>
      </w:r>
      <w:r w:rsidRPr="00531F24">
        <w:rPr>
          <w:rFonts w:ascii="Courier New" w:eastAsia="Times New Roman" w:hAnsi="Courier New" w:cs="Courier New"/>
          <w:color w:val="DDDDDD"/>
          <w:sz w:val="20"/>
          <w:szCs w:val="20"/>
          <w:shd w:val="clear" w:color="auto" w:fill="272822"/>
          <w:lang w:val="en-US" w:eastAsia="es-MX"/>
        </w:rPr>
        <w:t>://github.com/platzi/PlatziVideo.git</w:t>
      </w:r>
    </w:p>
    <w:p w:rsidR="00531F24" w:rsidRPr="00531F24" w:rsidRDefault="00531F24" w:rsidP="00531F24">
      <w:pPr>
        <w:shd w:val="clear" w:color="auto" w:fill="FFFFFF"/>
        <w:spacing w:before="113" w:after="113" w:line="240" w:lineRule="auto"/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</w:pPr>
      <w:r w:rsidRPr="00531F24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>Una vez tienes listo el repositorio vas a crear una nueva rama para trabajar en ella a lo largo del curso:</w:t>
      </w:r>
    </w:p>
    <w:p w:rsidR="00531F24" w:rsidRPr="00531F24" w:rsidRDefault="00531F24" w:rsidP="00531F24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DDDDDD"/>
          <w:sz w:val="20"/>
          <w:szCs w:val="20"/>
          <w:shd w:val="clear" w:color="auto" w:fill="272822"/>
          <w:lang w:val="en-US" w:eastAsia="es-MX"/>
        </w:rPr>
      </w:pPr>
      <w:proofErr w:type="spellStart"/>
      <w:proofErr w:type="gramStart"/>
      <w:r w:rsidRPr="00531F24">
        <w:rPr>
          <w:rFonts w:ascii="Courier New" w:eastAsia="Times New Roman" w:hAnsi="Courier New" w:cs="Courier New"/>
          <w:color w:val="DDDDDD"/>
          <w:sz w:val="20"/>
          <w:szCs w:val="20"/>
          <w:shd w:val="clear" w:color="auto" w:fill="272822"/>
          <w:lang w:val="en-US" w:eastAsia="es-MX"/>
        </w:rPr>
        <w:t>git</w:t>
      </w:r>
      <w:proofErr w:type="spellEnd"/>
      <w:proofErr w:type="gramEnd"/>
      <w:r w:rsidRPr="00531F24">
        <w:rPr>
          <w:rFonts w:ascii="Courier New" w:eastAsia="Times New Roman" w:hAnsi="Courier New" w:cs="Courier New"/>
          <w:color w:val="DDDDDD"/>
          <w:sz w:val="20"/>
          <w:szCs w:val="20"/>
          <w:shd w:val="clear" w:color="auto" w:fill="272822"/>
          <w:lang w:val="en-US" w:eastAsia="es-MX"/>
        </w:rPr>
        <w:t xml:space="preserve"> checkout -</w:t>
      </w:r>
      <w:r w:rsidRPr="00531F24">
        <w:rPr>
          <w:rFonts w:ascii="Courier New" w:eastAsia="Times New Roman" w:hAnsi="Courier New" w:cs="Courier New"/>
          <w:b/>
          <w:bCs/>
          <w:color w:val="F92672"/>
          <w:sz w:val="20"/>
          <w:szCs w:val="20"/>
          <w:shd w:val="clear" w:color="auto" w:fill="272822"/>
          <w:lang w:val="en-US" w:eastAsia="es-MX"/>
        </w:rPr>
        <w:t>b</w:t>
      </w:r>
      <w:r w:rsidRPr="00531F24">
        <w:rPr>
          <w:rFonts w:ascii="Courier New" w:eastAsia="Times New Roman" w:hAnsi="Courier New" w:cs="Courier New"/>
          <w:color w:val="DDDDDD"/>
          <w:sz w:val="20"/>
          <w:szCs w:val="20"/>
          <w:shd w:val="clear" w:color="auto" w:fill="272822"/>
          <w:lang w:val="en-US" w:eastAsia="es-MX"/>
        </w:rPr>
        <w:t xml:space="preserve"> feature/router-</w:t>
      </w:r>
      <w:proofErr w:type="spellStart"/>
      <w:r w:rsidRPr="00531F24">
        <w:rPr>
          <w:rFonts w:ascii="Courier New" w:eastAsia="Times New Roman" w:hAnsi="Courier New" w:cs="Courier New"/>
          <w:color w:val="DDDDDD"/>
          <w:sz w:val="20"/>
          <w:szCs w:val="20"/>
          <w:shd w:val="clear" w:color="auto" w:fill="272822"/>
          <w:lang w:val="en-US" w:eastAsia="es-MX"/>
        </w:rPr>
        <w:t>redux</w:t>
      </w:r>
      <w:proofErr w:type="spellEnd"/>
    </w:p>
    <w:p w:rsidR="00531F24" w:rsidRPr="00531F24" w:rsidRDefault="00531F24" w:rsidP="00531F24">
      <w:pPr>
        <w:shd w:val="clear" w:color="auto" w:fill="FFFFFF"/>
        <w:spacing w:before="113" w:after="113" w:line="240" w:lineRule="auto"/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</w:pPr>
      <w:r w:rsidRPr="00531F24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 xml:space="preserve">Ya que nos encontramos dentro de la rama vamos a instalar </w:t>
      </w:r>
      <w:proofErr w:type="spellStart"/>
      <w:r w:rsidRPr="00531F24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>React</w:t>
      </w:r>
      <w:proofErr w:type="spellEnd"/>
      <w:r w:rsidRPr="00531F24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 xml:space="preserve"> </w:t>
      </w:r>
      <w:proofErr w:type="spellStart"/>
      <w:r w:rsidRPr="00531F24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>Router</w:t>
      </w:r>
      <w:proofErr w:type="spellEnd"/>
      <w:r w:rsidRPr="00531F24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>, la librería que nos va a permitir manejar rutas dentro de nuestra aplicación:</w:t>
      </w:r>
    </w:p>
    <w:p w:rsidR="00531F24" w:rsidRPr="00531F24" w:rsidRDefault="00531F24" w:rsidP="00531F24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proofErr w:type="spellStart"/>
      <w:proofErr w:type="gramStart"/>
      <w:r w:rsidRPr="00531F24">
        <w:rPr>
          <w:rFonts w:ascii="Courier New" w:eastAsia="Times New Roman" w:hAnsi="Courier New" w:cs="Courier New"/>
          <w:color w:val="DDDDDD"/>
          <w:sz w:val="20"/>
          <w:szCs w:val="20"/>
          <w:shd w:val="clear" w:color="auto" w:fill="272822"/>
          <w:lang w:val="en-US" w:eastAsia="es-MX"/>
        </w:rPr>
        <w:t>npm</w:t>
      </w:r>
      <w:proofErr w:type="spellEnd"/>
      <w:proofErr w:type="gramEnd"/>
      <w:r w:rsidRPr="00531F24">
        <w:rPr>
          <w:rFonts w:ascii="Courier New" w:eastAsia="Times New Roman" w:hAnsi="Courier New" w:cs="Courier New"/>
          <w:color w:val="DDDDDD"/>
          <w:sz w:val="20"/>
          <w:szCs w:val="20"/>
          <w:shd w:val="clear" w:color="auto" w:fill="272822"/>
          <w:lang w:val="en-US" w:eastAsia="es-MX"/>
        </w:rPr>
        <w:t xml:space="preserve"> </w:t>
      </w:r>
      <w:r w:rsidRPr="00531F24">
        <w:rPr>
          <w:rFonts w:ascii="Courier New" w:eastAsia="Times New Roman" w:hAnsi="Courier New" w:cs="Courier New"/>
          <w:b/>
          <w:bCs/>
          <w:color w:val="F92672"/>
          <w:sz w:val="20"/>
          <w:szCs w:val="20"/>
          <w:shd w:val="clear" w:color="auto" w:fill="272822"/>
          <w:lang w:val="en-US" w:eastAsia="es-MX"/>
        </w:rPr>
        <w:t>install</w:t>
      </w:r>
      <w:r w:rsidRPr="00531F24">
        <w:rPr>
          <w:rFonts w:ascii="Courier New" w:eastAsia="Times New Roman" w:hAnsi="Courier New" w:cs="Courier New"/>
          <w:color w:val="DDDDDD"/>
          <w:sz w:val="20"/>
          <w:szCs w:val="20"/>
          <w:shd w:val="clear" w:color="auto" w:fill="272822"/>
          <w:lang w:val="en-US" w:eastAsia="es-MX"/>
        </w:rPr>
        <w:t xml:space="preserve"> react-router-</w:t>
      </w:r>
      <w:proofErr w:type="spellStart"/>
      <w:r w:rsidRPr="00531F24">
        <w:rPr>
          <w:rFonts w:ascii="Courier New" w:eastAsia="Times New Roman" w:hAnsi="Courier New" w:cs="Courier New"/>
          <w:color w:val="DDDDDD"/>
          <w:sz w:val="20"/>
          <w:szCs w:val="20"/>
          <w:shd w:val="clear" w:color="auto" w:fill="272822"/>
          <w:lang w:val="en-US" w:eastAsia="es-MX"/>
        </w:rPr>
        <w:t>dom</w:t>
      </w:r>
      <w:proofErr w:type="spellEnd"/>
      <w:r w:rsidRPr="00531F24">
        <w:rPr>
          <w:rFonts w:ascii="Courier New" w:eastAsia="Times New Roman" w:hAnsi="Courier New" w:cs="Courier New"/>
          <w:color w:val="DDDDDD"/>
          <w:sz w:val="20"/>
          <w:szCs w:val="20"/>
          <w:shd w:val="clear" w:color="auto" w:fill="272822"/>
          <w:lang w:val="en-US" w:eastAsia="es-MX"/>
        </w:rPr>
        <w:t xml:space="preserve"> </w:t>
      </w:r>
      <w:r w:rsidRPr="00531F24">
        <w:rPr>
          <w:rFonts w:ascii="Courier New" w:eastAsia="Times New Roman" w:hAnsi="Courier New" w:cs="Courier New"/>
          <w:color w:val="75715E"/>
          <w:sz w:val="20"/>
          <w:szCs w:val="20"/>
          <w:shd w:val="clear" w:color="auto" w:fill="272822"/>
          <w:lang w:val="en-US" w:eastAsia="es-MX"/>
        </w:rPr>
        <w:t>--save</w:t>
      </w:r>
    </w:p>
    <w:p w:rsidR="004E1AED" w:rsidRDefault="004E1AED" w:rsidP="00531F24">
      <w:pPr>
        <w:rPr>
          <w:lang w:val="en-US"/>
        </w:rPr>
      </w:pPr>
    </w:p>
    <w:p w:rsidR="006632D7" w:rsidRPr="006632D7" w:rsidRDefault="006632D7" w:rsidP="00531F24">
      <w:pPr>
        <w:rPr>
          <w:u w:val="single"/>
          <w:lang w:val="en-US"/>
        </w:rPr>
      </w:pPr>
    </w:p>
    <w:p w:rsidR="006632D7" w:rsidRDefault="006632D7" w:rsidP="006632D7">
      <w:pPr>
        <w:pStyle w:val="Ttulo1"/>
      </w:pPr>
      <w:r w:rsidRPr="00531F24">
        <w:t>¿Qué es React Router y cómo instalarlo?</w:t>
      </w:r>
    </w:p>
    <w:p w:rsidR="006632D7" w:rsidRPr="006632D7" w:rsidRDefault="006632D7" w:rsidP="006632D7">
      <w:pPr>
        <w:shd w:val="clear" w:color="auto" w:fill="FFFFFF"/>
        <w:spacing w:before="0" w:after="0" w:line="240" w:lineRule="auto"/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</w:pPr>
      <w:r w:rsidRPr="006632D7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>Dentro de nuestro proyecto vamos a crear una carpeta llamada </w:t>
      </w:r>
      <w:proofErr w:type="spellStart"/>
      <w:r w:rsidRPr="0049635C">
        <w:rPr>
          <w:rFonts w:ascii="Courier New" w:eastAsia="Times New Roman" w:hAnsi="Courier New" w:cs="Courier New"/>
          <w:color w:val="273B47"/>
          <w:sz w:val="20"/>
          <w:szCs w:val="20"/>
          <w:lang w:val="es-MX" w:eastAsia="es-MX"/>
        </w:rPr>
        <w:t>routes</w:t>
      </w:r>
      <w:proofErr w:type="spellEnd"/>
      <w:r w:rsidRPr="006632D7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> donde vamos a ir añadiendo las rutas que necesitemos en la aplicación.</w:t>
      </w:r>
    </w:p>
    <w:p w:rsidR="006632D7" w:rsidRPr="006632D7" w:rsidRDefault="006632D7" w:rsidP="006632D7">
      <w:pPr>
        <w:shd w:val="clear" w:color="auto" w:fill="FFFFFF"/>
        <w:spacing w:before="0" w:after="0" w:line="240" w:lineRule="auto"/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</w:pPr>
      <w:r w:rsidRPr="006632D7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>Las rutas que añadamos debemos definirlas con el componente </w:t>
      </w:r>
      <w:proofErr w:type="spellStart"/>
      <w:r w:rsidRPr="0049635C">
        <w:rPr>
          <w:rFonts w:ascii="Courier New" w:eastAsia="Times New Roman" w:hAnsi="Courier New" w:cs="Courier New"/>
          <w:color w:val="273B47"/>
          <w:sz w:val="20"/>
          <w:szCs w:val="20"/>
          <w:lang w:val="es-MX" w:eastAsia="es-MX"/>
        </w:rPr>
        <w:t>Route</w:t>
      </w:r>
      <w:proofErr w:type="spellEnd"/>
      <w:r w:rsidRPr="006632D7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> y estas deben estar encapsuladas dentro del componente </w:t>
      </w:r>
      <w:proofErr w:type="spellStart"/>
      <w:r w:rsidRPr="0049635C">
        <w:rPr>
          <w:rFonts w:ascii="Courier New" w:eastAsia="Times New Roman" w:hAnsi="Courier New" w:cs="Courier New"/>
          <w:color w:val="273B47"/>
          <w:sz w:val="20"/>
          <w:szCs w:val="20"/>
          <w:lang w:val="es-MX" w:eastAsia="es-MX"/>
        </w:rPr>
        <w:t>BrowserRouter</w:t>
      </w:r>
      <w:proofErr w:type="spellEnd"/>
      <w:r w:rsidRPr="006632D7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> del paquete de </w:t>
      </w:r>
      <w:proofErr w:type="spellStart"/>
      <w:r w:rsidRPr="0049635C">
        <w:rPr>
          <w:rFonts w:ascii="Courier New" w:eastAsia="Times New Roman" w:hAnsi="Courier New" w:cs="Courier New"/>
          <w:color w:val="273B47"/>
          <w:sz w:val="20"/>
          <w:szCs w:val="20"/>
          <w:lang w:val="es-MX" w:eastAsia="es-MX"/>
        </w:rPr>
        <w:t>react</w:t>
      </w:r>
      <w:proofErr w:type="spellEnd"/>
      <w:r w:rsidRPr="0049635C">
        <w:rPr>
          <w:rFonts w:ascii="Courier New" w:eastAsia="Times New Roman" w:hAnsi="Courier New" w:cs="Courier New"/>
          <w:color w:val="273B47"/>
          <w:sz w:val="20"/>
          <w:szCs w:val="20"/>
          <w:lang w:val="es-MX" w:eastAsia="es-MX"/>
        </w:rPr>
        <w:t>-</w:t>
      </w:r>
      <w:proofErr w:type="spellStart"/>
      <w:r w:rsidRPr="0049635C">
        <w:rPr>
          <w:rFonts w:ascii="Courier New" w:eastAsia="Times New Roman" w:hAnsi="Courier New" w:cs="Courier New"/>
          <w:color w:val="273B47"/>
          <w:sz w:val="20"/>
          <w:szCs w:val="20"/>
          <w:lang w:val="es-MX" w:eastAsia="es-MX"/>
        </w:rPr>
        <w:t>router</w:t>
      </w:r>
      <w:proofErr w:type="spellEnd"/>
      <w:r w:rsidRPr="0049635C">
        <w:rPr>
          <w:rFonts w:ascii="Courier New" w:eastAsia="Times New Roman" w:hAnsi="Courier New" w:cs="Courier New"/>
          <w:color w:val="273B47"/>
          <w:sz w:val="20"/>
          <w:szCs w:val="20"/>
          <w:lang w:val="es-MX" w:eastAsia="es-MX"/>
        </w:rPr>
        <w:t>-dom</w:t>
      </w:r>
      <w:r w:rsidRPr="006632D7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 xml:space="preserve">. Para definir una ruta con el componente </w:t>
      </w:r>
      <w:proofErr w:type="spellStart"/>
      <w:r w:rsidRPr="006632D7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>Route</w:t>
      </w:r>
      <w:proofErr w:type="spellEnd"/>
      <w:r w:rsidRPr="006632D7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 xml:space="preserve"> debemos pasarle las </w:t>
      </w:r>
      <w:proofErr w:type="spellStart"/>
      <w:r w:rsidRPr="006632D7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>props</w:t>
      </w:r>
      <w:proofErr w:type="spellEnd"/>
      <w:r w:rsidRPr="006632D7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 xml:space="preserve"> de:</w:t>
      </w:r>
    </w:p>
    <w:p w:rsidR="006632D7" w:rsidRPr="006632D7" w:rsidRDefault="006632D7" w:rsidP="006632D7">
      <w:pPr>
        <w:numPr>
          <w:ilvl w:val="0"/>
          <w:numId w:val="19"/>
        </w:numPr>
        <w:shd w:val="clear" w:color="auto" w:fill="FFFFFF"/>
        <w:spacing w:before="0" w:after="0" w:line="240" w:lineRule="auto"/>
        <w:ind w:left="113" w:right="113"/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</w:pPr>
      <w:proofErr w:type="spellStart"/>
      <w:r w:rsidRPr="0049635C">
        <w:rPr>
          <w:rFonts w:ascii="Courier New" w:eastAsia="Times New Roman" w:hAnsi="Courier New" w:cs="Courier New"/>
          <w:color w:val="273B47"/>
          <w:sz w:val="20"/>
          <w:szCs w:val="20"/>
          <w:lang w:val="es-MX" w:eastAsia="es-MX"/>
        </w:rPr>
        <w:t>path</w:t>
      </w:r>
      <w:proofErr w:type="spellEnd"/>
      <w:r w:rsidRPr="006632D7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 xml:space="preserve"> para indicar la </w:t>
      </w:r>
      <w:proofErr w:type="spellStart"/>
      <w:r w:rsidRPr="006632D7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>url</w:t>
      </w:r>
      <w:proofErr w:type="spellEnd"/>
      <w:r w:rsidRPr="006632D7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>.</w:t>
      </w:r>
    </w:p>
    <w:p w:rsidR="006632D7" w:rsidRPr="006632D7" w:rsidRDefault="006632D7" w:rsidP="006632D7">
      <w:pPr>
        <w:numPr>
          <w:ilvl w:val="0"/>
          <w:numId w:val="19"/>
        </w:numPr>
        <w:shd w:val="clear" w:color="auto" w:fill="FFFFFF"/>
        <w:spacing w:before="0" w:after="0" w:line="240" w:lineRule="auto"/>
        <w:ind w:left="113" w:right="113"/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</w:pPr>
      <w:proofErr w:type="spellStart"/>
      <w:r w:rsidRPr="0049635C">
        <w:rPr>
          <w:rFonts w:ascii="Courier New" w:eastAsia="Times New Roman" w:hAnsi="Courier New" w:cs="Courier New"/>
          <w:color w:val="273B47"/>
          <w:sz w:val="20"/>
          <w:szCs w:val="20"/>
          <w:lang w:val="es-MX" w:eastAsia="es-MX"/>
        </w:rPr>
        <w:t>exact</w:t>
      </w:r>
      <w:proofErr w:type="spellEnd"/>
      <w:r w:rsidRPr="006632D7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 xml:space="preserve"> si queremos que funcione única y exactamente con la </w:t>
      </w:r>
      <w:proofErr w:type="spellStart"/>
      <w:r w:rsidRPr="006632D7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>url</w:t>
      </w:r>
      <w:proofErr w:type="spellEnd"/>
      <w:r w:rsidRPr="006632D7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 xml:space="preserve"> que le digamos.</w:t>
      </w:r>
    </w:p>
    <w:p w:rsidR="006632D7" w:rsidRDefault="006632D7" w:rsidP="006632D7">
      <w:pPr>
        <w:numPr>
          <w:ilvl w:val="0"/>
          <w:numId w:val="19"/>
        </w:numPr>
        <w:shd w:val="clear" w:color="auto" w:fill="FFFFFF"/>
        <w:spacing w:before="0" w:after="0" w:line="240" w:lineRule="auto"/>
        <w:ind w:left="113" w:right="113"/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</w:pPr>
      <w:proofErr w:type="spellStart"/>
      <w:r w:rsidRPr="0049635C">
        <w:rPr>
          <w:rFonts w:ascii="Courier New" w:eastAsia="Times New Roman" w:hAnsi="Courier New" w:cs="Courier New"/>
          <w:color w:val="273B47"/>
          <w:sz w:val="20"/>
          <w:szCs w:val="20"/>
          <w:lang w:val="es-MX" w:eastAsia="es-MX"/>
        </w:rPr>
        <w:t>component</w:t>
      </w:r>
      <w:proofErr w:type="spellEnd"/>
      <w:r w:rsidRPr="006632D7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 xml:space="preserve"> para indicarle el componente que va a </w:t>
      </w:r>
      <w:proofErr w:type="spellStart"/>
      <w:r w:rsidRPr="006632D7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>renderizar</w:t>
      </w:r>
      <w:proofErr w:type="spellEnd"/>
      <w:r w:rsidRPr="006632D7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>.</w:t>
      </w:r>
    </w:p>
    <w:p w:rsidR="0049635C" w:rsidRDefault="0049635C" w:rsidP="0049635C">
      <w:pPr>
        <w:shd w:val="clear" w:color="auto" w:fill="FFFFFF"/>
        <w:spacing w:before="0" w:after="0" w:line="240" w:lineRule="auto"/>
        <w:ind w:left="113" w:right="113"/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</w:pPr>
    </w:p>
    <w:p w:rsidR="0049635C" w:rsidRPr="006632D7" w:rsidRDefault="0049635C" w:rsidP="0049635C">
      <w:pPr>
        <w:shd w:val="clear" w:color="auto" w:fill="FFFFFF"/>
        <w:spacing w:before="0" w:after="0" w:line="240" w:lineRule="auto"/>
        <w:ind w:left="113" w:right="113"/>
        <w:rPr>
          <w:rFonts w:ascii="Arial" w:eastAsia="Times New Roman" w:hAnsi="Arial" w:cs="Arial"/>
          <w:color w:val="273B47"/>
          <w:sz w:val="20"/>
          <w:szCs w:val="20"/>
          <w:lang w:val="en-US" w:eastAsia="es-MX"/>
        </w:rPr>
      </w:pPr>
      <w:proofErr w:type="spellStart"/>
      <w:proofErr w:type="gramStart"/>
      <w:r w:rsidRPr="0049635C">
        <w:rPr>
          <w:rFonts w:ascii="Lucida Console" w:hAnsi="Lucida Console" w:cs="Lucida Console"/>
          <w:sz w:val="18"/>
          <w:szCs w:val="18"/>
          <w:lang w:val="en-US"/>
        </w:rPr>
        <w:t>npm</w:t>
      </w:r>
      <w:proofErr w:type="spellEnd"/>
      <w:proofErr w:type="gramEnd"/>
      <w:r w:rsidRPr="0049635C">
        <w:rPr>
          <w:rFonts w:ascii="Lucida Console" w:hAnsi="Lucida Console" w:cs="Lucida Console"/>
          <w:sz w:val="18"/>
          <w:szCs w:val="18"/>
          <w:lang w:val="en-US"/>
        </w:rPr>
        <w:t xml:space="preserve"> run start</w:t>
      </w:r>
    </w:p>
    <w:p w:rsidR="006632D7" w:rsidRPr="0049635C" w:rsidRDefault="0049635C" w:rsidP="0049635C">
      <w:pPr>
        <w:rPr>
          <w:sz w:val="20"/>
          <w:szCs w:val="20"/>
          <w:lang w:val="en-US"/>
        </w:rPr>
      </w:pPr>
      <w:proofErr w:type="spellStart"/>
      <w:proofErr w:type="gramStart"/>
      <w:r w:rsidRPr="0049635C">
        <w:rPr>
          <w:rFonts w:ascii="Lucida Console" w:hAnsi="Lucida Console" w:cs="Lucida Console"/>
          <w:sz w:val="18"/>
          <w:szCs w:val="18"/>
          <w:lang w:val="en-US"/>
        </w:rPr>
        <w:t>json</w:t>
      </w:r>
      <w:proofErr w:type="spellEnd"/>
      <w:r w:rsidRPr="0049635C">
        <w:rPr>
          <w:rFonts w:ascii="Lucida Console" w:hAnsi="Lucida Console" w:cs="Lucida Console"/>
          <w:sz w:val="18"/>
          <w:szCs w:val="18"/>
          <w:lang w:val="en-US"/>
        </w:rPr>
        <w:t>-server</w:t>
      </w:r>
      <w:proofErr w:type="gramEnd"/>
      <w:r w:rsidRPr="0049635C">
        <w:rPr>
          <w:rFonts w:ascii="Lucida Console" w:hAnsi="Lucida Console" w:cs="Lucida Console"/>
          <w:sz w:val="18"/>
          <w:szCs w:val="18"/>
          <w:lang w:val="en-US"/>
        </w:rPr>
        <w:t xml:space="preserve"> </w:t>
      </w:r>
      <w:proofErr w:type="spellStart"/>
      <w:r w:rsidRPr="0049635C">
        <w:rPr>
          <w:rFonts w:ascii="Lucida Console" w:hAnsi="Lucida Console" w:cs="Lucida Console"/>
          <w:sz w:val="18"/>
          <w:szCs w:val="18"/>
          <w:lang w:val="en-US"/>
        </w:rPr>
        <w:t>initialState.json</w:t>
      </w:r>
      <w:proofErr w:type="spellEnd"/>
    </w:p>
    <w:p w:rsidR="0049635C" w:rsidRPr="0049635C" w:rsidRDefault="0049635C" w:rsidP="00531F24">
      <w:pPr>
        <w:rPr>
          <w:sz w:val="20"/>
          <w:szCs w:val="20"/>
          <w:lang w:val="en-US"/>
        </w:rPr>
      </w:pPr>
    </w:p>
    <w:p w:rsidR="0049635C" w:rsidRPr="0049635C" w:rsidRDefault="0049635C" w:rsidP="0049635C">
      <w:pPr>
        <w:shd w:val="clear" w:color="auto" w:fill="FFFFFF"/>
        <w:spacing w:before="0" w:after="0" w:line="240" w:lineRule="auto"/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</w:pPr>
      <w:proofErr w:type="spellStart"/>
      <w:r w:rsidRPr="0049635C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>Recien</w:t>
      </w:r>
      <w:proofErr w:type="spellEnd"/>
      <w:r w:rsidRPr="0049635C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 xml:space="preserve"> tuve un tipo en App.js</w:t>
      </w:r>
    </w:p>
    <w:p w:rsidR="0049635C" w:rsidRPr="0049635C" w:rsidRDefault="0049635C" w:rsidP="0049635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proofErr w:type="gramStart"/>
      <w:r w:rsidRPr="0049635C">
        <w:rPr>
          <w:rFonts w:ascii="Courier New" w:eastAsia="Times New Roman" w:hAnsi="Courier New" w:cs="Courier New"/>
          <w:b/>
          <w:bCs/>
          <w:color w:val="F92672"/>
          <w:sz w:val="20"/>
          <w:szCs w:val="20"/>
          <w:lang w:val="en-US" w:eastAsia="es-MX"/>
        </w:rPr>
        <w:t>import</w:t>
      </w:r>
      <w:proofErr w:type="gramEnd"/>
      <w:r w:rsidRPr="0049635C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React </w:t>
      </w:r>
      <w:r w:rsidRPr="0049635C">
        <w:rPr>
          <w:rFonts w:ascii="Courier New" w:eastAsia="Times New Roman" w:hAnsi="Courier New" w:cs="Courier New"/>
          <w:b/>
          <w:bCs/>
          <w:color w:val="F92672"/>
          <w:sz w:val="20"/>
          <w:szCs w:val="20"/>
          <w:lang w:val="en-US" w:eastAsia="es-MX"/>
        </w:rPr>
        <w:t>from</w:t>
      </w:r>
      <w:r w:rsidRPr="0049635C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</w:t>
      </w:r>
      <w:r w:rsidRPr="0049635C">
        <w:rPr>
          <w:rFonts w:ascii="Courier New" w:eastAsia="Times New Roman" w:hAnsi="Courier New" w:cs="Courier New"/>
          <w:color w:val="A6E22E"/>
          <w:sz w:val="20"/>
          <w:szCs w:val="20"/>
          <w:lang w:val="en-US" w:eastAsia="es-MX"/>
        </w:rPr>
        <w:t>"react"</w:t>
      </w:r>
      <w:r w:rsidRPr="0049635C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;</w:t>
      </w:r>
    </w:p>
    <w:p w:rsidR="0049635C" w:rsidRPr="0049635C" w:rsidRDefault="0049635C" w:rsidP="0049635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proofErr w:type="gramStart"/>
      <w:r w:rsidRPr="0049635C">
        <w:rPr>
          <w:rFonts w:ascii="Courier New" w:eastAsia="Times New Roman" w:hAnsi="Courier New" w:cs="Courier New"/>
          <w:b/>
          <w:bCs/>
          <w:color w:val="F92672"/>
          <w:sz w:val="20"/>
          <w:szCs w:val="20"/>
          <w:lang w:val="en-US" w:eastAsia="es-MX"/>
        </w:rPr>
        <w:t>import</w:t>
      </w:r>
      <w:proofErr w:type="gramEnd"/>
      <w:r w:rsidRPr="0049635C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{ </w:t>
      </w:r>
      <w:proofErr w:type="spellStart"/>
      <w:r w:rsidRPr="0049635C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BrowserRouter</w:t>
      </w:r>
      <w:proofErr w:type="spellEnd"/>
      <w:r w:rsidRPr="0049635C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, Route } </w:t>
      </w:r>
      <w:r w:rsidRPr="0049635C">
        <w:rPr>
          <w:rFonts w:ascii="Courier New" w:eastAsia="Times New Roman" w:hAnsi="Courier New" w:cs="Courier New"/>
          <w:b/>
          <w:bCs/>
          <w:color w:val="F92672"/>
          <w:sz w:val="20"/>
          <w:szCs w:val="20"/>
          <w:lang w:val="en-US" w:eastAsia="es-MX"/>
        </w:rPr>
        <w:t>from</w:t>
      </w:r>
      <w:r w:rsidRPr="0049635C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</w:t>
      </w:r>
      <w:r w:rsidRPr="0049635C">
        <w:rPr>
          <w:rFonts w:ascii="Courier New" w:eastAsia="Times New Roman" w:hAnsi="Courier New" w:cs="Courier New"/>
          <w:color w:val="A6E22E"/>
          <w:sz w:val="20"/>
          <w:szCs w:val="20"/>
          <w:lang w:val="en-US" w:eastAsia="es-MX"/>
        </w:rPr>
        <w:t>"react-router-</w:t>
      </w:r>
      <w:proofErr w:type="spellStart"/>
      <w:r w:rsidRPr="0049635C">
        <w:rPr>
          <w:rFonts w:ascii="Courier New" w:eastAsia="Times New Roman" w:hAnsi="Courier New" w:cs="Courier New"/>
          <w:color w:val="A6E22E"/>
          <w:sz w:val="20"/>
          <w:szCs w:val="20"/>
          <w:lang w:val="en-US" w:eastAsia="es-MX"/>
        </w:rPr>
        <w:t>dom</w:t>
      </w:r>
      <w:proofErr w:type="spellEnd"/>
      <w:r w:rsidRPr="0049635C">
        <w:rPr>
          <w:rFonts w:ascii="Courier New" w:eastAsia="Times New Roman" w:hAnsi="Courier New" w:cs="Courier New"/>
          <w:color w:val="A6E22E"/>
          <w:sz w:val="20"/>
          <w:szCs w:val="20"/>
          <w:lang w:val="en-US" w:eastAsia="es-MX"/>
        </w:rPr>
        <w:t>"</w:t>
      </w:r>
      <w:r w:rsidRPr="0049635C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;</w:t>
      </w:r>
    </w:p>
    <w:p w:rsidR="0049635C" w:rsidRPr="0049635C" w:rsidRDefault="0049635C" w:rsidP="0049635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proofErr w:type="gramStart"/>
      <w:r w:rsidRPr="0049635C">
        <w:rPr>
          <w:rFonts w:ascii="Courier New" w:eastAsia="Times New Roman" w:hAnsi="Courier New" w:cs="Courier New"/>
          <w:b/>
          <w:bCs/>
          <w:color w:val="F92672"/>
          <w:sz w:val="20"/>
          <w:szCs w:val="20"/>
          <w:lang w:val="en-US" w:eastAsia="es-MX"/>
        </w:rPr>
        <w:t>import</w:t>
      </w:r>
      <w:proofErr w:type="gramEnd"/>
      <w:r w:rsidRPr="0049635C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Home </w:t>
      </w:r>
      <w:r w:rsidRPr="0049635C">
        <w:rPr>
          <w:rFonts w:ascii="Courier New" w:eastAsia="Times New Roman" w:hAnsi="Courier New" w:cs="Courier New"/>
          <w:b/>
          <w:bCs/>
          <w:color w:val="F92672"/>
          <w:sz w:val="20"/>
          <w:szCs w:val="20"/>
          <w:lang w:val="en-US" w:eastAsia="es-MX"/>
        </w:rPr>
        <w:t>from</w:t>
      </w:r>
      <w:r w:rsidRPr="0049635C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</w:t>
      </w:r>
      <w:r w:rsidRPr="0049635C">
        <w:rPr>
          <w:rFonts w:ascii="Courier New" w:eastAsia="Times New Roman" w:hAnsi="Courier New" w:cs="Courier New"/>
          <w:color w:val="A6E22E"/>
          <w:sz w:val="20"/>
          <w:szCs w:val="20"/>
          <w:lang w:val="en-US" w:eastAsia="es-MX"/>
        </w:rPr>
        <w:t>"../containers/Home"</w:t>
      </w:r>
      <w:r w:rsidRPr="0049635C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;</w:t>
      </w:r>
    </w:p>
    <w:p w:rsidR="0049635C" w:rsidRPr="0049635C" w:rsidRDefault="0049635C" w:rsidP="0049635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</w:p>
    <w:p w:rsidR="0049635C" w:rsidRPr="0049635C" w:rsidRDefault="0049635C" w:rsidP="0049635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proofErr w:type="spellStart"/>
      <w:proofErr w:type="gramStart"/>
      <w:r w:rsidRPr="0049635C">
        <w:rPr>
          <w:rFonts w:ascii="Courier New" w:eastAsia="Times New Roman" w:hAnsi="Courier New" w:cs="Courier New"/>
          <w:b/>
          <w:bCs/>
          <w:color w:val="F92672"/>
          <w:sz w:val="20"/>
          <w:szCs w:val="20"/>
          <w:lang w:val="en-US" w:eastAsia="es-MX"/>
        </w:rPr>
        <w:t>const</w:t>
      </w:r>
      <w:proofErr w:type="spellEnd"/>
      <w:proofErr w:type="gramEnd"/>
      <w:r w:rsidRPr="0049635C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App = () =&gt;  (</w:t>
      </w:r>
    </w:p>
    <w:p w:rsidR="0049635C" w:rsidRPr="0049635C" w:rsidRDefault="0049635C" w:rsidP="0049635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49635C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 </w:t>
      </w:r>
      <w:r w:rsidRPr="0049635C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&lt;</w:t>
      </w:r>
      <w:proofErr w:type="spellStart"/>
      <w:r w:rsidRPr="0049635C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BrowserRouter</w:t>
      </w:r>
      <w:proofErr w:type="spellEnd"/>
      <w:r w:rsidRPr="0049635C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&gt;</w:t>
      </w:r>
    </w:p>
    <w:p w:rsidR="0049635C" w:rsidRPr="0049635C" w:rsidRDefault="0049635C" w:rsidP="0049635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49635C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   </w:t>
      </w:r>
      <w:r w:rsidRPr="0049635C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&lt;Route exact path=</w:t>
      </w:r>
      <w:r w:rsidRPr="0049635C">
        <w:rPr>
          <w:rFonts w:ascii="Courier New" w:eastAsia="Times New Roman" w:hAnsi="Courier New" w:cs="Courier New"/>
          <w:color w:val="A6E22E"/>
          <w:sz w:val="20"/>
          <w:szCs w:val="20"/>
          <w:lang w:val="en-US" w:eastAsia="es-MX"/>
        </w:rPr>
        <w:t>"/"</w:t>
      </w:r>
      <w:r w:rsidRPr="0049635C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 xml:space="preserve"> component</w:t>
      </w:r>
      <w:proofErr w:type="gramStart"/>
      <w:r w:rsidRPr="0049635C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=</w:t>
      </w:r>
      <w:r w:rsidRPr="0049635C">
        <w:rPr>
          <w:rFonts w:ascii="Courier New" w:eastAsia="Times New Roman" w:hAnsi="Courier New" w:cs="Courier New"/>
          <w:color w:val="A6E22E"/>
          <w:sz w:val="20"/>
          <w:szCs w:val="20"/>
          <w:lang w:val="en-US" w:eastAsia="es-MX"/>
        </w:rPr>
        <w:t>{</w:t>
      </w:r>
      <w:proofErr w:type="gramEnd"/>
      <w:r w:rsidRPr="0049635C">
        <w:rPr>
          <w:rFonts w:ascii="Courier New" w:eastAsia="Times New Roman" w:hAnsi="Courier New" w:cs="Courier New"/>
          <w:color w:val="A6E22E"/>
          <w:sz w:val="20"/>
          <w:szCs w:val="20"/>
          <w:lang w:val="en-US" w:eastAsia="es-MX"/>
        </w:rPr>
        <w:t>Home}</w:t>
      </w:r>
      <w:r w:rsidRPr="0049635C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 xml:space="preserve"> /&gt;</w:t>
      </w:r>
    </w:p>
    <w:p w:rsidR="0049635C" w:rsidRPr="0049635C" w:rsidRDefault="0049635C" w:rsidP="0049635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</w:pPr>
      <w:r w:rsidRPr="0049635C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 </w:t>
      </w:r>
      <w:r w:rsidRPr="0049635C">
        <w:rPr>
          <w:rFonts w:ascii="Courier New" w:eastAsia="Times New Roman" w:hAnsi="Courier New" w:cs="Courier New"/>
          <w:color w:val="F92672"/>
          <w:sz w:val="20"/>
          <w:szCs w:val="20"/>
          <w:lang w:val="es-MX" w:eastAsia="es-MX"/>
        </w:rPr>
        <w:t>&lt;/</w:t>
      </w:r>
      <w:proofErr w:type="spellStart"/>
      <w:r w:rsidRPr="0049635C">
        <w:rPr>
          <w:rFonts w:ascii="Courier New" w:eastAsia="Times New Roman" w:hAnsi="Courier New" w:cs="Courier New"/>
          <w:color w:val="F92672"/>
          <w:sz w:val="20"/>
          <w:szCs w:val="20"/>
          <w:lang w:val="es-MX" w:eastAsia="es-MX"/>
        </w:rPr>
        <w:t>BrowserRouter</w:t>
      </w:r>
      <w:proofErr w:type="spellEnd"/>
      <w:r w:rsidRPr="0049635C">
        <w:rPr>
          <w:rFonts w:ascii="Courier New" w:eastAsia="Times New Roman" w:hAnsi="Courier New" w:cs="Courier New"/>
          <w:color w:val="F92672"/>
          <w:sz w:val="20"/>
          <w:szCs w:val="20"/>
          <w:lang w:val="es-MX" w:eastAsia="es-MX"/>
        </w:rPr>
        <w:t>&gt;</w:t>
      </w:r>
      <w:r w:rsidRPr="0049635C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>)</w:t>
      </w:r>
    </w:p>
    <w:p w:rsidR="0049635C" w:rsidRPr="0049635C" w:rsidRDefault="0049635C" w:rsidP="0049635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</w:pPr>
    </w:p>
    <w:p w:rsidR="0049635C" w:rsidRPr="0049635C" w:rsidRDefault="0049635C" w:rsidP="0049635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</w:pPr>
    </w:p>
    <w:p w:rsidR="0049635C" w:rsidRPr="0049635C" w:rsidRDefault="0049635C" w:rsidP="0049635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</w:pPr>
      <w:proofErr w:type="spellStart"/>
      <w:proofErr w:type="gramStart"/>
      <w:r w:rsidRPr="0049635C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>export</w:t>
      </w:r>
      <w:proofErr w:type="spellEnd"/>
      <w:proofErr w:type="gramEnd"/>
      <w:r w:rsidRPr="0049635C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 xml:space="preserve"> default App;</w:t>
      </w:r>
    </w:p>
    <w:p w:rsidR="0049635C" w:rsidRPr="0049635C" w:rsidRDefault="0049635C" w:rsidP="0049635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</w:pPr>
    </w:p>
    <w:p w:rsidR="0049635C" w:rsidRPr="0049635C" w:rsidRDefault="0049635C" w:rsidP="0049635C">
      <w:pPr>
        <w:shd w:val="clear" w:color="auto" w:fill="FFFFFF"/>
        <w:spacing w:before="0" w:after="0" w:line="240" w:lineRule="auto"/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</w:pPr>
      <w:proofErr w:type="gramStart"/>
      <w:r w:rsidRPr="0049635C">
        <w:rPr>
          <w:rFonts w:ascii="Arial" w:eastAsia="Times New Roman" w:hAnsi="Arial" w:cs="Arial"/>
          <w:b/>
          <w:bCs/>
          <w:color w:val="4A4A4A"/>
          <w:sz w:val="20"/>
          <w:szCs w:val="20"/>
          <w:lang w:val="es-MX" w:eastAsia="es-MX"/>
        </w:rPr>
        <w:t>e</w:t>
      </w:r>
      <w:ins w:id="0" w:author="Unknown">
        <w:r w:rsidRPr="0049635C">
          <w:rPr>
            <w:rFonts w:ascii="Arial" w:eastAsia="Times New Roman" w:hAnsi="Arial" w:cs="Arial"/>
            <w:b/>
            <w:bCs/>
            <w:color w:val="4A4A4A"/>
            <w:sz w:val="20"/>
            <w:szCs w:val="20"/>
            <w:lang w:val="es-MX" w:eastAsia="es-MX"/>
          </w:rPr>
          <w:t>s</w:t>
        </w:r>
        <w:proofErr w:type="gramEnd"/>
        <w:r w:rsidRPr="0049635C">
          <w:rPr>
            <w:rFonts w:ascii="Arial" w:eastAsia="Times New Roman" w:hAnsi="Arial" w:cs="Arial"/>
            <w:b/>
            <w:bCs/>
            <w:color w:val="4A4A4A"/>
            <w:sz w:val="20"/>
            <w:szCs w:val="20"/>
            <w:lang w:val="es-MX" w:eastAsia="es-MX"/>
          </w:rPr>
          <w:t xml:space="preserve"> con </w:t>
        </w:r>
        <w:proofErr w:type="spellStart"/>
        <w:r w:rsidRPr="0049635C">
          <w:rPr>
            <w:rFonts w:ascii="Arial" w:eastAsia="Times New Roman" w:hAnsi="Arial" w:cs="Arial"/>
            <w:b/>
            <w:bCs/>
            <w:color w:val="4A4A4A"/>
            <w:sz w:val="20"/>
            <w:szCs w:val="20"/>
            <w:lang w:val="es-MX" w:eastAsia="es-MX"/>
          </w:rPr>
          <w:t>parentesis</w:t>
        </w:r>
        <w:proofErr w:type="spellEnd"/>
        <w:r w:rsidRPr="0049635C">
          <w:rPr>
            <w:rFonts w:ascii="Arial" w:eastAsia="Times New Roman" w:hAnsi="Arial" w:cs="Arial"/>
            <w:b/>
            <w:bCs/>
            <w:color w:val="4A4A4A"/>
            <w:sz w:val="20"/>
            <w:szCs w:val="20"/>
            <w:lang w:val="es-MX" w:eastAsia="es-MX"/>
          </w:rPr>
          <w:t>, no con llaves</w:t>
        </w:r>
      </w:ins>
      <w:r w:rsidRPr="0049635C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 xml:space="preserve">. Tarde 15 minutos en darme cuenta </w:t>
      </w:r>
      <w:proofErr w:type="spellStart"/>
      <w:r w:rsidRPr="0049635C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>jaja</w:t>
      </w:r>
      <w:proofErr w:type="spellEnd"/>
      <w:r w:rsidRPr="0049635C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>!</w:t>
      </w:r>
    </w:p>
    <w:p w:rsidR="0049635C" w:rsidRPr="0049635C" w:rsidRDefault="0049635C" w:rsidP="00531F24">
      <w:pPr>
        <w:rPr>
          <w:sz w:val="20"/>
          <w:szCs w:val="20"/>
          <w:lang w:val="es-MX"/>
        </w:rPr>
      </w:pPr>
    </w:p>
    <w:p w:rsidR="0049635C" w:rsidRPr="0049635C" w:rsidRDefault="0049635C" w:rsidP="0049635C">
      <w:pPr>
        <w:shd w:val="clear" w:color="auto" w:fill="FFFFFF"/>
        <w:spacing w:before="0" w:after="0" w:line="240" w:lineRule="auto"/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</w:pPr>
      <w:r w:rsidRPr="0049635C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 xml:space="preserve">Yo tuve un pequeño problema con el </w:t>
      </w:r>
      <w:proofErr w:type="spellStart"/>
      <w:r w:rsidRPr="0049635C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>json</w:t>
      </w:r>
      <w:proofErr w:type="spellEnd"/>
      <w:r w:rsidRPr="0049635C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 xml:space="preserve">-server porque no lo tenía instalado globalmente, ejecutando el siguiente comando </w:t>
      </w:r>
      <w:proofErr w:type="spellStart"/>
      <w:r w:rsidRPr="0049635C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>sirvio</w:t>
      </w:r>
      <w:proofErr w:type="spellEnd"/>
      <w:r w:rsidRPr="0049635C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 xml:space="preserve"> perfecto todo lo demás.</w:t>
      </w:r>
    </w:p>
    <w:p w:rsidR="0049635C" w:rsidRPr="0049635C" w:rsidRDefault="0049635C" w:rsidP="0049635C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proofErr w:type="spellStart"/>
      <w:proofErr w:type="gramStart"/>
      <w:r w:rsidRPr="0049635C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npm</w:t>
      </w:r>
      <w:proofErr w:type="spellEnd"/>
      <w:proofErr w:type="gramEnd"/>
      <w:r w:rsidRPr="0049635C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</w:t>
      </w:r>
      <w:r w:rsidRPr="0049635C">
        <w:rPr>
          <w:rFonts w:ascii="Courier New" w:eastAsia="Times New Roman" w:hAnsi="Courier New" w:cs="Courier New"/>
          <w:b/>
          <w:bCs/>
          <w:color w:val="F92672"/>
          <w:sz w:val="20"/>
          <w:szCs w:val="20"/>
          <w:lang w:val="en-US" w:eastAsia="es-MX"/>
        </w:rPr>
        <w:t>install</w:t>
      </w:r>
      <w:r w:rsidRPr="0049635C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-g </w:t>
      </w:r>
      <w:proofErr w:type="spellStart"/>
      <w:r w:rsidRPr="0049635C">
        <w:rPr>
          <w:rFonts w:ascii="Courier New" w:eastAsia="Times New Roman" w:hAnsi="Courier New" w:cs="Courier New"/>
          <w:b/>
          <w:bCs/>
          <w:color w:val="F92672"/>
          <w:sz w:val="20"/>
          <w:szCs w:val="20"/>
          <w:lang w:val="en-US" w:eastAsia="es-MX"/>
        </w:rPr>
        <w:t>json</w:t>
      </w:r>
      <w:proofErr w:type="spellEnd"/>
      <w:r w:rsidRPr="0049635C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-</w:t>
      </w:r>
      <w:r w:rsidRPr="0049635C">
        <w:rPr>
          <w:rFonts w:ascii="Courier New" w:eastAsia="Times New Roman" w:hAnsi="Courier New" w:cs="Courier New"/>
          <w:b/>
          <w:bCs/>
          <w:color w:val="F92672"/>
          <w:sz w:val="20"/>
          <w:szCs w:val="20"/>
          <w:lang w:val="en-US" w:eastAsia="es-MX"/>
        </w:rPr>
        <w:t>server</w:t>
      </w:r>
    </w:p>
    <w:p w:rsidR="0049635C" w:rsidRPr="00130FAB" w:rsidRDefault="0049635C" w:rsidP="0049635C">
      <w:pPr>
        <w:shd w:val="clear" w:color="auto" w:fill="FFFFFF"/>
        <w:spacing w:before="0" w:after="0" w:line="240" w:lineRule="auto"/>
        <w:rPr>
          <w:rFonts w:ascii="Arial" w:eastAsia="Times New Roman" w:hAnsi="Arial" w:cs="Arial"/>
          <w:color w:val="4A4A4A"/>
          <w:sz w:val="20"/>
          <w:szCs w:val="20"/>
          <w:lang w:val="en-US" w:eastAsia="es-MX"/>
        </w:rPr>
      </w:pPr>
      <w:proofErr w:type="spellStart"/>
      <w:r w:rsidRPr="0049635C">
        <w:rPr>
          <w:rFonts w:ascii="Arial" w:eastAsia="Times New Roman" w:hAnsi="Arial" w:cs="Arial"/>
          <w:color w:val="4A4A4A"/>
          <w:sz w:val="20"/>
          <w:szCs w:val="20"/>
          <w:lang w:val="en-US" w:eastAsia="es-MX"/>
        </w:rPr>
        <w:t>Tomado</w:t>
      </w:r>
      <w:proofErr w:type="spellEnd"/>
      <w:r w:rsidRPr="0049635C">
        <w:rPr>
          <w:rFonts w:ascii="Arial" w:eastAsia="Times New Roman" w:hAnsi="Arial" w:cs="Arial"/>
          <w:color w:val="4A4A4A"/>
          <w:sz w:val="20"/>
          <w:szCs w:val="20"/>
          <w:lang w:val="en-US" w:eastAsia="es-MX"/>
        </w:rPr>
        <w:t xml:space="preserve"> de: </w:t>
      </w:r>
      <w:hyperlink r:id="rId11" w:tgtFrame="_blank" w:history="1">
        <w:r w:rsidRPr="0049635C">
          <w:rPr>
            <w:rFonts w:ascii="Arial" w:eastAsia="Times New Roman" w:hAnsi="Arial" w:cs="Arial"/>
            <w:color w:val="0791E6"/>
            <w:sz w:val="20"/>
            <w:szCs w:val="20"/>
            <w:lang w:val="en-US" w:eastAsia="es-MX"/>
          </w:rPr>
          <w:t>https://www.npmjs.com/package/json-server</w:t>
        </w:r>
      </w:hyperlink>
    </w:p>
    <w:p w:rsidR="0049635C" w:rsidRPr="00130FAB" w:rsidRDefault="0049635C" w:rsidP="0049635C">
      <w:pPr>
        <w:shd w:val="clear" w:color="auto" w:fill="FFFFFF"/>
        <w:spacing w:before="0" w:after="0" w:line="240" w:lineRule="auto"/>
        <w:rPr>
          <w:rFonts w:ascii="Arial" w:eastAsia="Times New Roman" w:hAnsi="Arial" w:cs="Arial"/>
          <w:color w:val="4A4A4A"/>
          <w:sz w:val="20"/>
          <w:szCs w:val="20"/>
          <w:lang w:val="en-US" w:eastAsia="es-MX"/>
        </w:rPr>
      </w:pPr>
    </w:p>
    <w:p w:rsidR="0049635C" w:rsidRDefault="00EE419A" w:rsidP="0049635C">
      <w:pPr>
        <w:pStyle w:val="Ttulo1"/>
      </w:pPr>
      <w:r w:rsidRPr="00EE419A">
        <w:lastRenderedPageBreak/>
        <w:t>Container: Login</w:t>
      </w:r>
    </w:p>
    <w:p w:rsidR="0049635C" w:rsidRPr="0049635C" w:rsidRDefault="0049635C" w:rsidP="0049635C">
      <w:pPr>
        <w:shd w:val="clear" w:color="auto" w:fill="FFFFFF"/>
        <w:spacing w:before="0" w:after="0" w:line="240" w:lineRule="auto"/>
        <w:rPr>
          <w:rFonts w:ascii="Arial" w:eastAsia="Times New Roman" w:hAnsi="Arial" w:cs="Arial"/>
          <w:color w:val="4A4A4A"/>
          <w:sz w:val="20"/>
          <w:szCs w:val="20"/>
          <w:lang w:eastAsia="es-MX"/>
        </w:rPr>
      </w:pPr>
    </w:p>
    <w:p w:rsidR="00EE419A" w:rsidRPr="00EE419A" w:rsidRDefault="00EE419A" w:rsidP="00EE419A">
      <w:pPr>
        <w:shd w:val="clear" w:color="auto" w:fill="FFFFFF"/>
        <w:spacing w:before="113" w:after="113" w:line="240" w:lineRule="auto"/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</w:pPr>
      <w:r w:rsidRPr="00EE419A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 xml:space="preserve">Vamos a descargar el proyecto del curso de </w:t>
      </w:r>
      <w:proofErr w:type="spellStart"/>
      <w:r w:rsidRPr="00EE419A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>Frontend</w:t>
      </w:r>
      <w:proofErr w:type="spellEnd"/>
      <w:r w:rsidRPr="00EE419A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 xml:space="preserve"> de escuela de JavaScript para crear los componentes que necesitaremos, en caso de que vengas del curso de </w:t>
      </w:r>
      <w:proofErr w:type="spellStart"/>
      <w:r w:rsidRPr="00EE419A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>React</w:t>
      </w:r>
      <w:proofErr w:type="spellEnd"/>
      <w:r w:rsidRPr="00EE419A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 xml:space="preserve"> no debes descargar nada.</w:t>
      </w:r>
    </w:p>
    <w:p w:rsidR="00EE419A" w:rsidRPr="00EE419A" w:rsidRDefault="00EE419A" w:rsidP="00EE419A">
      <w:pPr>
        <w:shd w:val="clear" w:color="auto" w:fill="FFFFFF"/>
        <w:spacing w:before="0" w:after="0" w:line="240" w:lineRule="auto"/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</w:pPr>
      <w:r w:rsidRPr="00EE419A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>Debemos modificar nuestra configuración del entorno de desarrollo local para que pueda funcionar con el uso de rutas, debemos ir al archivo </w:t>
      </w:r>
      <w:r w:rsidRPr="00EE419A">
        <w:rPr>
          <w:rFonts w:ascii="Courier New" w:eastAsia="Times New Roman" w:hAnsi="Courier New" w:cs="Courier New"/>
          <w:color w:val="273B47"/>
          <w:sz w:val="20"/>
          <w:szCs w:val="20"/>
          <w:lang w:val="es-MX" w:eastAsia="es-MX"/>
        </w:rPr>
        <w:t>webpack.config.js</w:t>
      </w:r>
      <w:r w:rsidRPr="00EE419A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> y añadir este fragmento de código antes de </w:t>
      </w:r>
      <w:proofErr w:type="spellStart"/>
      <w:r w:rsidRPr="00EE419A">
        <w:rPr>
          <w:rFonts w:ascii="Courier New" w:eastAsia="Times New Roman" w:hAnsi="Courier New" w:cs="Courier New"/>
          <w:color w:val="273B47"/>
          <w:sz w:val="20"/>
          <w:szCs w:val="20"/>
          <w:lang w:val="es-MX" w:eastAsia="es-MX"/>
        </w:rPr>
        <w:t>plugins</w:t>
      </w:r>
      <w:proofErr w:type="spellEnd"/>
      <w:r w:rsidRPr="00EE419A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>:</w:t>
      </w:r>
    </w:p>
    <w:p w:rsidR="00EE419A" w:rsidRPr="00EE419A" w:rsidRDefault="00EE419A" w:rsidP="00EE419A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DDDDDD"/>
          <w:sz w:val="20"/>
          <w:szCs w:val="20"/>
          <w:shd w:val="clear" w:color="auto" w:fill="272822"/>
          <w:lang w:val="en-US" w:eastAsia="es-MX"/>
        </w:rPr>
      </w:pPr>
      <w:proofErr w:type="spellStart"/>
      <w:r w:rsidRPr="00EE419A">
        <w:rPr>
          <w:rFonts w:ascii="Courier New" w:eastAsia="Times New Roman" w:hAnsi="Courier New" w:cs="Courier New"/>
          <w:color w:val="A6E22E"/>
          <w:sz w:val="20"/>
          <w:szCs w:val="20"/>
          <w:shd w:val="clear" w:color="auto" w:fill="272822"/>
          <w:lang w:val="en-US" w:eastAsia="es-MX"/>
        </w:rPr>
        <w:t>module</w:t>
      </w:r>
      <w:r w:rsidRPr="00EE419A">
        <w:rPr>
          <w:rFonts w:ascii="Courier New" w:eastAsia="Times New Roman" w:hAnsi="Courier New" w:cs="Courier New"/>
          <w:color w:val="DDDDDD"/>
          <w:sz w:val="20"/>
          <w:szCs w:val="20"/>
          <w:shd w:val="clear" w:color="auto" w:fill="272822"/>
          <w:lang w:val="en-US" w:eastAsia="es-MX"/>
        </w:rPr>
        <w:t>.exports</w:t>
      </w:r>
      <w:proofErr w:type="spellEnd"/>
      <w:r w:rsidRPr="00EE419A">
        <w:rPr>
          <w:rFonts w:ascii="Courier New" w:eastAsia="Times New Roman" w:hAnsi="Courier New" w:cs="Courier New"/>
          <w:color w:val="DDDDDD"/>
          <w:sz w:val="20"/>
          <w:szCs w:val="20"/>
          <w:shd w:val="clear" w:color="auto" w:fill="272822"/>
          <w:lang w:val="en-US" w:eastAsia="es-MX"/>
        </w:rPr>
        <w:t xml:space="preserve"> = {</w:t>
      </w:r>
    </w:p>
    <w:p w:rsidR="00EE419A" w:rsidRPr="00EE419A" w:rsidRDefault="00EE419A" w:rsidP="00EE419A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DDDDDD"/>
          <w:sz w:val="20"/>
          <w:szCs w:val="20"/>
          <w:shd w:val="clear" w:color="auto" w:fill="272822"/>
          <w:lang w:val="en-US" w:eastAsia="es-MX"/>
        </w:rPr>
      </w:pPr>
      <w:r w:rsidRPr="00EE419A">
        <w:rPr>
          <w:rFonts w:ascii="Courier New" w:eastAsia="Times New Roman" w:hAnsi="Courier New" w:cs="Courier New"/>
          <w:color w:val="DDDDDD"/>
          <w:sz w:val="20"/>
          <w:szCs w:val="20"/>
          <w:shd w:val="clear" w:color="auto" w:fill="272822"/>
          <w:lang w:val="en-US" w:eastAsia="es-MX"/>
        </w:rPr>
        <w:t xml:space="preserve">  {</w:t>
      </w:r>
      <w:r w:rsidRPr="00EE419A">
        <w:rPr>
          <w:rFonts w:ascii="Courier New" w:eastAsia="Times New Roman" w:hAnsi="Courier New" w:cs="Courier New"/>
          <w:color w:val="75715E"/>
          <w:sz w:val="20"/>
          <w:szCs w:val="20"/>
          <w:shd w:val="clear" w:color="auto" w:fill="272822"/>
          <w:lang w:val="en-US" w:eastAsia="es-MX"/>
        </w:rPr>
        <w:t>/*...*/</w:t>
      </w:r>
      <w:r w:rsidRPr="00EE419A">
        <w:rPr>
          <w:rFonts w:ascii="Courier New" w:eastAsia="Times New Roman" w:hAnsi="Courier New" w:cs="Courier New"/>
          <w:color w:val="DDDDDD"/>
          <w:sz w:val="20"/>
          <w:szCs w:val="20"/>
          <w:shd w:val="clear" w:color="auto" w:fill="272822"/>
          <w:lang w:val="en-US" w:eastAsia="es-MX"/>
        </w:rPr>
        <w:t>}</w:t>
      </w:r>
    </w:p>
    <w:p w:rsidR="00EE419A" w:rsidRPr="00EE419A" w:rsidRDefault="00EE419A" w:rsidP="00EE419A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DDDDDD"/>
          <w:sz w:val="20"/>
          <w:szCs w:val="20"/>
          <w:shd w:val="clear" w:color="auto" w:fill="272822"/>
          <w:lang w:val="en-US" w:eastAsia="es-MX"/>
        </w:rPr>
      </w:pPr>
      <w:r w:rsidRPr="00EE419A">
        <w:rPr>
          <w:rFonts w:ascii="Courier New" w:eastAsia="Times New Roman" w:hAnsi="Courier New" w:cs="Courier New"/>
          <w:color w:val="DDDDDD"/>
          <w:sz w:val="20"/>
          <w:szCs w:val="20"/>
          <w:shd w:val="clear" w:color="auto" w:fill="272822"/>
          <w:lang w:val="en-US" w:eastAsia="es-MX"/>
        </w:rPr>
        <w:t xml:space="preserve">  </w:t>
      </w:r>
      <w:proofErr w:type="spellStart"/>
      <w:proofErr w:type="gramStart"/>
      <w:r w:rsidRPr="00EE419A">
        <w:rPr>
          <w:rFonts w:ascii="Courier New" w:eastAsia="Times New Roman" w:hAnsi="Courier New" w:cs="Courier New"/>
          <w:color w:val="DDDDDD"/>
          <w:sz w:val="20"/>
          <w:szCs w:val="20"/>
          <w:shd w:val="clear" w:color="auto" w:fill="272822"/>
          <w:lang w:val="en-US" w:eastAsia="es-MX"/>
        </w:rPr>
        <w:t>devServer</w:t>
      </w:r>
      <w:proofErr w:type="spellEnd"/>
      <w:proofErr w:type="gramEnd"/>
      <w:r w:rsidRPr="00EE419A">
        <w:rPr>
          <w:rFonts w:ascii="Courier New" w:eastAsia="Times New Roman" w:hAnsi="Courier New" w:cs="Courier New"/>
          <w:color w:val="DDDDDD"/>
          <w:sz w:val="20"/>
          <w:szCs w:val="20"/>
          <w:shd w:val="clear" w:color="auto" w:fill="272822"/>
          <w:lang w:val="en-US" w:eastAsia="es-MX"/>
        </w:rPr>
        <w:t xml:space="preserve">: {  </w:t>
      </w:r>
    </w:p>
    <w:p w:rsidR="00EE419A" w:rsidRPr="00EE419A" w:rsidRDefault="00EE419A" w:rsidP="00EE419A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DDDDDD"/>
          <w:sz w:val="20"/>
          <w:szCs w:val="20"/>
          <w:shd w:val="clear" w:color="auto" w:fill="272822"/>
          <w:lang w:val="en-US" w:eastAsia="es-MX"/>
        </w:rPr>
      </w:pPr>
      <w:r w:rsidRPr="00EE419A">
        <w:rPr>
          <w:rFonts w:ascii="Courier New" w:eastAsia="Times New Roman" w:hAnsi="Courier New" w:cs="Courier New"/>
          <w:color w:val="DDDDDD"/>
          <w:sz w:val="20"/>
          <w:szCs w:val="20"/>
          <w:shd w:val="clear" w:color="auto" w:fill="272822"/>
          <w:lang w:val="en-US" w:eastAsia="es-MX"/>
        </w:rPr>
        <w:t xml:space="preserve">    </w:t>
      </w:r>
      <w:proofErr w:type="spellStart"/>
      <w:proofErr w:type="gramStart"/>
      <w:r w:rsidRPr="00EE419A">
        <w:rPr>
          <w:rFonts w:ascii="Courier New" w:eastAsia="Times New Roman" w:hAnsi="Courier New" w:cs="Courier New"/>
          <w:color w:val="DDDDDD"/>
          <w:sz w:val="20"/>
          <w:szCs w:val="20"/>
          <w:shd w:val="clear" w:color="auto" w:fill="272822"/>
          <w:lang w:val="en-US" w:eastAsia="es-MX"/>
        </w:rPr>
        <w:t>historyApiFallback</w:t>
      </w:r>
      <w:proofErr w:type="spellEnd"/>
      <w:proofErr w:type="gramEnd"/>
      <w:r w:rsidRPr="00EE419A">
        <w:rPr>
          <w:rFonts w:ascii="Courier New" w:eastAsia="Times New Roman" w:hAnsi="Courier New" w:cs="Courier New"/>
          <w:color w:val="DDDDDD"/>
          <w:sz w:val="20"/>
          <w:szCs w:val="20"/>
          <w:shd w:val="clear" w:color="auto" w:fill="272822"/>
          <w:lang w:val="en-US" w:eastAsia="es-MX"/>
        </w:rPr>
        <w:t xml:space="preserve">: </w:t>
      </w:r>
      <w:r w:rsidRPr="00EE419A">
        <w:rPr>
          <w:rFonts w:ascii="Courier New" w:eastAsia="Times New Roman" w:hAnsi="Courier New" w:cs="Courier New"/>
          <w:b/>
          <w:bCs/>
          <w:color w:val="F92672"/>
          <w:sz w:val="20"/>
          <w:szCs w:val="20"/>
          <w:shd w:val="clear" w:color="auto" w:fill="272822"/>
          <w:lang w:val="en-US" w:eastAsia="es-MX"/>
        </w:rPr>
        <w:t>true</w:t>
      </w:r>
      <w:r w:rsidRPr="00EE419A">
        <w:rPr>
          <w:rFonts w:ascii="Courier New" w:eastAsia="Times New Roman" w:hAnsi="Courier New" w:cs="Courier New"/>
          <w:color w:val="DDDDDD"/>
          <w:sz w:val="20"/>
          <w:szCs w:val="20"/>
          <w:shd w:val="clear" w:color="auto" w:fill="272822"/>
          <w:lang w:val="en-US" w:eastAsia="es-MX"/>
        </w:rPr>
        <w:t xml:space="preserve">,  </w:t>
      </w:r>
    </w:p>
    <w:p w:rsidR="00EE419A" w:rsidRPr="00130FAB" w:rsidRDefault="00EE419A" w:rsidP="00EE419A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DDDDDD"/>
          <w:sz w:val="20"/>
          <w:szCs w:val="20"/>
          <w:shd w:val="clear" w:color="auto" w:fill="272822"/>
          <w:lang w:val="en-US" w:eastAsia="es-MX"/>
        </w:rPr>
      </w:pPr>
      <w:r w:rsidRPr="00EE419A">
        <w:rPr>
          <w:rFonts w:ascii="Courier New" w:eastAsia="Times New Roman" w:hAnsi="Courier New" w:cs="Courier New"/>
          <w:color w:val="DDDDDD"/>
          <w:sz w:val="20"/>
          <w:szCs w:val="20"/>
          <w:shd w:val="clear" w:color="auto" w:fill="272822"/>
          <w:lang w:val="en-US" w:eastAsia="es-MX"/>
        </w:rPr>
        <w:t xml:space="preserve">  </w:t>
      </w:r>
      <w:r w:rsidRPr="00130FAB">
        <w:rPr>
          <w:rFonts w:ascii="Courier New" w:eastAsia="Times New Roman" w:hAnsi="Courier New" w:cs="Courier New"/>
          <w:color w:val="DDDDDD"/>
          <w:sz w:val="20"/>
          <w:szCs w:val="20"/>
          <w:shd w:val="clear" w:color="auto" w:fill="272822"/>
          <w:lang w:val="en-US" w:eastAsia="es-MX"/>
        </w:rPr>
        <w:t>},</w:t>
      </w:r>
    </w:p>
    <w:p w:rsidR="00EE419A" w:rsidRPr="00EE419A" w:rsidRDefault="00EE419A" w:rsidP="00EE419A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DDDDDD"/>
          <w:sz w:val="20"/>
          <w:szCs w:val="20"/>
          <w:shd w:val="clear" w:color="auto" w:fill="272822"/>
          <w:lang w:val="es-MX" w:eastAsia="es-MX"/>
        </w:rPr>
      </w:pPr>
      <w:r w:rsidRPr="00130FAB">
        <w:rPr>
          <w:rFonts w:ascii="Courier New" w:eastAsia="Times New Roman" w:hAnsi="Courier New" w:cs="Courier New"/>
          <w:color w:val="DDDDDD"/>
          <w:sz w:val="20"/>
          <w:szCs w:val="20"/>
          <w:shd w:val="clear" w:color="auto" w:fill="272822"/>
          <w:lang w:val="en-US" w:eastAsia="es-MX"/>
        </w:rPr>
        <w:t xml:space="preserve">  </w:t>
      </w:r>
      <w:r w:rsidRPr="00EE419A">
        <w:rPr>
          <w:rFonts w:ascii="Courier New" w:eastAsia="Times New Roman" w:hAnsi="Courier New" w:cs="Courier New"/>
          <w:color w:val="DDDDDD"/>
          <w:sz w:val="20"/>
          <w:szCs w:val="20"/>
          <w:shd w:val="clear" w:color="auto" w:fill="272822"/>
          <w:lang w:val="es-MX" w:eastAsia="es-MX"/>
        </w:rPr>
        <w:t>{</w:t>
      </w:r>
      <w:r w:rsidRPr="00EE419A">
        <w:rPr>
          <w:rFonts w:ascii="Courier New" w:eastAsia="Times New Roman" w:hAnsi="Courier New" w:cs="Courier New"/>
          <w:color w:val="75715E"/>
          <w:sz w:val="20"/>
          <w:szCs w:val="20"/>
          <w:shd w:val="clear" w:color="auto" w:fill="272822"/>
          <w:lang w:val="es-MX" w:eastAsia="es-MX"/>
        </w:rPr>
        <w:t>/*...*/</w:t>
      </w:r>
      <w:r w:rsidRPr="00EE419A">
        <w:rPr>
          <w:rFonts w:ascii="Courier New" w:eastAsia="Times New Roman" w:hAnsi="Courier New" w:cs="Courier New"/>
          <w:color w:val="DDDDDD"/>
          <w:sz w:val="20"/>
          <w:szCs w:val="20"/>
          <w:shd w:val="clear" w:color="auto" w:fill="272822"/>
          <w:lang w:val="es-MX" w:eastAsia="es-MX"/>
        </w:rPr>
        <w:t>}</w:t>
      </w:r>
    </w:p>
    <w:p w:rsidR="00EE419A" w:rsidRPr="00EE419A" w:rsidRDefault="00EE419A" w:rsidP="00EE419A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</w:pPr>
      <w:r w:rsidRPr="00EE419A">
        <w:rPr>
          <w:rFonts w:ascii="Courier New" w:eastAsia="Times New Roman" w:hAnsi="Courier New" w:cs="Courier New"/>
          <w:color w:val="DDDDDD"/>
          <w:sz w:val="20"/>
          <w:szCs w:val="20"/>
          <w:shd w:val="clear" w:color="auto" w:fill="272822"/>
          <w:lang w:val="es-MX" w:eastAsia="es-MX"/>
        </w:rPr>
        <w:t>}</w:t>
      </w:r>
    </w:p>
    <w:p w:rsidR="0049635C" w:rsidRDefault="0049635C" w:rsidP="00531F24">
      <w:pPr>
        <w:rPr>
          <w:lang w:val="es-MX"/>
        </w:rPr>
      </w:pPr>
    </w:p>
    <w:p w:rsidR="00444EE7" w:rsidRPr="00444EE7" w:rsidRDefault="00444EE7" w:rsidP="00444EE7">
      <w:pPr>
        <w:shd w:val="clear" w:color="auto" w:fill="FFFFFF"/>
        <w:spacing w:before="0" w:after="0" w:line="240" w:lineRule="auto"/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</w:pPr>
      <w:proofErr w:type="spellStart"/>
      <w:r w:rsidRPr="00444EE7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>Aqui</w:t>
      </w:r>
      <w:proofErr w:type="spellEnd"/>
      <w:r w:rsidRPr="00444EE7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 xml:space="preserve"> </w:t>
      </w:r>
      <w:proofErr w:type="spellStart"/>
      <w:r w:rsidRPr="00444EE7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>esta</w:t>
      </w:r>
      <w:proofErr w:type="spellEnd"/>
      <w:r w:rsidRPr="00444EE7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 xml:space="preserve"> el </w:t>
      </w:r>
      <w:proofErr w:type="spellStart"/>
      <w:r w:rsidRPr="00444EE7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>codigo</w:t>
      </w:r>
      <w:proofErr w:type="spellEnd"/>
      <w:r w:rsidRPr="00444EE7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 xml:space="preserve"> de </w:t>
      </w:r>
      <w:proofErr w:type="spellStart"/>
      <w:r w:rsidRPr="00444EE7">
        <w:rPr>
          <w:rFonts w:ascii="Courier New" w:eastAsia="Times New Roman" w:hAnsi="Courier New" w:cs="Courier New"/>
          <w:color w:val="4A4A4A"/>
          <w:sz w:val="20"/>
          <w:szCs w:val="20"/>
          <w:lang w:val="es-MX" w:eastAsia="es-MX"/>
        </w:rPr>
        <w:t>section</w:t>
      </w:r>
      <w:proofErr w:type="spellEnd"/>
      <w:r w:rsidRPr="00444EE7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> para quien lo necesite</w:t>
      </w:r>
    </w:p>
    <w:p w:rsidR="00444EE7" w:rsidRPr="00444EE7" w:rsidRDefault="00444EE7" w:rsidP="00444EE7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444EE7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 xml:space="preserve">&lt;section </w:t>
      </w:r>
      <w:proofErr w:type="spellStart"/>
      <w:r w:rsidRPr="00444EE7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className</w:t>
      </w:r>
      <w:proofErr w:type="spellEnd"/>
      <w:r w:rsidRPr="00444EE7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=</w:t>
      </w:r>
      <w:r w:rsidRPr="00444EE7">
        <w:rPr>
          <w:rFonts w:ascii="Courier New" w:eastAsia="Times New Roman" w:hAnsi="Courier New" w:cs="Courier New"/>
          <w:color w:val="A6E22E"/>
          <w:sz w:val="20"/>
          <w:szCs w:val="20"/>
          <w:lang w:val="en-US" w:eastAsia="es-MX"/>
        </w:rPr>
        <w:t>'login'</w:t>
      </w:r>
      <w:r w:rsidRPr="00444EE7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&gt;</w:t>
      </w:r>
    </w:p>
    <w:p w:rsidR="00444EE7" w:rsidRPr="00444EE7" w:rsidRDefault="00444EE7" w:rsidP="00444EE7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444EE7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 xml:space="preserve">&lt;section </w:t>
      </w:r>
      <w:proofErr w:type="spellStart"/>
      <w:r w:rsidRPr="00444EE7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className</w:t>
      </w:r>
      <w:proofErr w:type="spellEnd"/>
      <w:r w:rsidRPr="00444EE7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=</w:t>
      </w:r>
      <w:r w:rsidRPr="00444EE7">
        <w:rPr>
          <w:rFonts w:ascii="Courier New" w:eastAsia="Times New Roman" w:hAnsi="Courier New" w:cs="Courier New"/>
          <w:color w:val="A6E22E"/>
          <w:sz w:val="20"/>
          <w:szCs w:val="20"/>
          <w:lang w:val="en-US" w:eastAsia="es-MX"/>
        </w:rPr>
        <w:t>'</w:t>
      </w:r>
      <w:proofErr w:type="spellStart"/>
      <w:r w:rsidRPr="00444EE7">
        <w:rPr>
          <w:rFonts w:ascii="Courier New" w:eastAsia="Times New Roman" w:hAnsi="Courier New" w:cs="Courier New"/>
          <w:color w:val="A6E22E"/>
          <w:sz w:val="20"/>
          <w:szCs w:val="20"/>
          <w:lang w:val="en-US" w:eastAsia="es-MX"/>
        </w:rPr>
        <w:t>login__container</w:t>
      </w:r>
      <w:proofErr w:type="spellEnd"/>
      <w:r w:rsidRPr="00444EE7">
        <w:rPr>
          <w:rFonts w:ascii="Courier New" w:eastAsia="Times New Roman" w:hAnsi="Courier New" w:cs="Courier New"/>
          <w:color w:val="A6E22E"/>
          <w:sz w:val="20"/>
          <w:szCs w:val="20"/>
          <w:lang w:val="en-US" w:eastAsia="es-MX"/>
        </w:rPr>
        <w:t>'</w:t>
      </w:r>
      <w:r w:rsidRPr="00444EE7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&gt;</w:t>
      </w:r>
    </w:p>
    <w:p w:rsidR="00444EE7" w:rsidRPr="00444EE7" w:rsidRDefault="00444EE7" w:rsidP="00444EE7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444EE7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&lt;h2&gt;</w:t>
      </w:r>
      <w:proofErr w:type="spellStart"/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Inicia</w:t>
      </w:r>
      <w:proofErr w:type="spellEnd"/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</w:t>
      </w:r>
      <w:proofErr w:type="spellStart"/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sesión</w:t>
      </w:r>
      <w:proofErr w:type="spellEnd"/>
      <w:r w:rsidRPr="00444EE7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&lt;/h2&gt;</w:t>
      </w:r>
    </w:p>
    <w:p w:rsidR="00444EE7" w:rsidRPr="00444EE7" w:rsidRDefault="00444EE7" w:rsidP="00444EE7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444EE7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 xml:space="preserve">&lt;form </w:t>
      </w:r>
      <w:proofErr w:type="spellStart"/>
      <w:r w:rsidRPr="00444EE7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className</w:t>
      </w:r>
      <w:proofErr w:type="spellEnd"/>
      <w:r w:rsidRPr="00444EE7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=</w:t>
      </w:r>
      <w:r w:rsidRPr="00444EE7">
        <w:rPr>
          <w:rFonts w:ascii="Courier New" w:eastAsia="Times New Roman" w:hAnsi="Courier New" w:cs="Courier New"/>
          <w:color w:val="A6E22E"/>
          <w:sz w:val="20"/>
          <w:szCs w:val="20"/>
          <w:lang w:val="en-US" w:eastAsia="es-MX"/>
        </w:rPr>
        <w:t>'</w:t>
      </w:r>
      <w:proofErr w:type="spellStart"/>
      <w:r w:rsidRPr="00444EE7">
        <w:rPr>
          <w:rFonts w:ascii="Courier New" w:eastAsia="Times New Roman" w:hAnsi="Courier New" w:cs="Courier New"/>
          <w:color w:val="A6E22E"/>
          <w:sz w:val="20"/>
          <w:szCs w:val="20"/>
          <w:lang w:val="en-US" w:eastAsia="es-MX"/>
        </w:rPr>
        <w:t>login__container</w:t>
      </w:r>
      <w:proofErr w:type="spellEnd"/>
      <w:r w:rsidRPr="00444EE7">
        <w:rPr>
          <w:rFonts w:ascii="Courier New" w:eastAsia="Times New Roman" w:hAnsi="Courier New" w:cs="Courier New"/>
          <w:color w:val="A6E22E"/>
          <w:sz w:val="20"/>
          <w:szCs w:val="20"/>
          <w:lang w:val="en-US" w:eastAsia="es-MX"/>
        </w:rPr>
        <w:t>--form'</w:t>
      </w:r>
      <w:r w:rsidRPr="00444EE7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&gt;</w:t>
      </w:r>
    </w:p>
    <w:p w:rsidR="00444EE7" w:rsidRPr="00444EE7" w:rsidRDefault="00444EE7" w:rsidP="00444EE7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444EE7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 xml:space="preserve">&lt;input </w:t>
      </w:r>
      <w:proofErr w:type="spellStart"/>
      <w:r w:rsidRPr="00444EE7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className</w:t>
      </w:r>
      <w:proofErr w:type="spellEnd"/>
      <w:r w:rsidRPr="00444EE7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=</w:t>
      </w:r>
      <w:r w:rsidRPr="00444EE7">
        <w:rPr>
          <w:rFonts w:ascii="Courier New" w:eastAsia="Times New Roman" w:hAnsi="Courier New" w:cs="Courier New"/>
          <w:color w:val="A6E22E"/>
          <w:sz w:val="20"/>
          <w:szCs w:val="20"/>
          <w:lang w:val="en-US" w:eastAsia="es-MX"/>
        </w:rPr>
        <w:t>'input'</w:t>
      </w:r>
      <w:r w:rsidRPr="00444EE7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 xml:space="preserve"> type=</w:t>
      </w:r>
      <w:r w:rsidRPr="00444EE7">
        <w:rPr>
          <w:rFonts w:ascii="Courier New" w:eastAsia="Times New Roman" w:hAnsi="Courier New" w:cs="Courier New"/>
          <w:color w:val="A6E22E"/>
          <w:sz w:val="20"/>
          <w:szCs w:val="20"/>
          <w:lang w:val="en-US" w:eastAsia="es-MX"/>
        </w:rPr>
        <w:t>'text'</w:t>
      </w:r>
      <w:r w:rsidRPr="00444EE7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 xml:space="preserve"> placeholder=</w:t>
      </w:r>
      <w:r w:rsidRPr="00444EE7">
        <w:rPr>
          <w:rFonts w:ascii="Courier New" w:eastAsia="Times New Roman" w:hAnsi="Courier New" w:cs="Courier New"/>
          <w:color w:val="A6E22E"/>
          <w:sz w:val="20"/>
          <w:szCs w:val="20"/>
          <w:lang w:val="en-US" w:eastAsia="es-MX"/>
        </w:rPr>
        <w:t>'</w:t>
      </w:r>
      <w:proofErr w:type="spellStart"/>
      <w:r w:rsidRPr="00444EE7">
        <w:rPr>
          <w:rFonts w:ascii="Courier New" w:eastAsia="Times New Roman" w:hAnsi="Courier New" w:cs="Courier New"/>
          <w:color w:val="A6E22E"/>
          <w:sz w:val="20"/>
          <w:szCs w:val="20"/>
          <w:lang w:val="en-US" w:eastAsia="es-MX"/>
        </w:rPr>
        <w:t>Correo</w:t>
      </w:r>
      <w:proofErr w:type="spellEnd"/>
      <w:r w:rsidRPr="00444EE7">
        <w:rPr>
          <w:rFonts w:ascii="Courier New" w:eastAsia="Times New Roman" w:hAnsi="Courier New" w:cs="Courier New"/>
          <w:color w:val="A6E22E"/>
          <w:sz w:val="20"/>
          <w:szCs w:val="20"/>
          <w:lang w:val="en-US" w:eastAsia="es-MX"/>
        </w:rPr>
        <w:t>'</w:t>
      </w:r>
      <w:r w:rsidRPr="00444EE7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 xml:space="preserve"> /&gt;</w:t>
      </w:r>
    </w:p>
    <w:p w:rsidR="00444EE7" w:rsidRPr="00444EE7" w:rsidRDefault="00444EE7" w:rsidP="00444EE7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444EE7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 xml:space="preserve">&lt;input </w:t>
      </w:r>
      <w:proofErr w:type="spellStart"/>
      <w:r w:rsidRPr="00444EE7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className</w:t>
      </w:r>
      <w:proofErr w:type="spellEnd"/>
      <w:r w:rsidRPr="00444EE7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=</w:t>
      </w:r>
      <w:r w:rsidRPr="00444EE7">
        <w:rPr>
          <w:rFonts w:ascii="Courier New" w:eastAsia="Times New Roman" w:hAnsi="Courier New" w:cs="Courier New"/>
          <w:color w:val="A6E22E"/>
          <w:sz w:val="20"/>
          <w:szCs w:val="20"/>
          <w:lang w:val="en-US" w:eastAsia="es-MX"/>
        </w:rPr>
        <w:t>'input'</w:t>
      </w:r>
      <w:r w:rsidRPr="00444EE7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 xml:space="preserve"> type=</w:t>
      </w:r>
      <w:r w:rsidRPr="00444EE7">
        <w:rPr>
          <w:rFonts w:ascii="Courier New" w:eastAsia="Times New Roman" w:hAnsi="Courier New" w:cs="Courier New"/>
          <w:color w:val="A6E22E"/>
          <w:sz w:val="20"/>
          <w:szCs w:val="20"/>
          <w:lang w:val="en-US" w:eastAsia="es-MX"/>
        </w:rPr>
        <w:t>'password'</w:t>
      </w:r>
      <w:r w:rsidRPr="00444EE7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 xml:space="preserve"> placeholder=</w:t>
      </w:r>
      <w:r w:rsidRPr="00444EE7">
        <w:rPr>
          <w:rFonts w:ascii="Courier New" w:eastAsia="Times New Roman" w:hAnsi="Courier New" w:cs="Courier New"/>
          <w:color w:val="A6E22E"/>
          <w:sz w:val="20"/>
          <w:szCs w:val="20"/>
          <w:lang w:val="en-US" w:eastAsia="es-MX"/>
        </w:rPr>
        <w:t>'</w:t>
      </w:r>
      <w:proofErr w:type="spellStart"/>
      <w:r w:rsidRPr="00444EE7">
        <w:rPr>
          <w:rFonts w:ascii="Courier New" w:eastAsia="Times New Roman" w:hAnsi="Courier New" w:cs="Courier New"/>
          <w:color w:val="A6E22E"/>
          <w:sz w:val="20"/>
          <w:szCs w:val="20"/>
          <w:lang w:val="en-US" w:eastAsia="es-MX"/>
        </w:rPr>
        <w:t>Contraseña</w:t>
      </w:r>
      <w:proofErr w:type="spellEnd"/>
      <w:r w:rsidRPr="00444EE7">
        <w:rPr>
          <w:rFonts w:ascii="Courier New" w:eastAsia="Times New Roman" w:hAnsi="Courier New" w:cs="Courier New"/>
          <w:color w:val="A6E22E"/>
          <w:sz w:val="20"/>
          <w:szCs w:val="20"/>
          <w:lang w:val="en-US" w:eastAsia="es-MX"/>
        </w:rPr>
        <w:t>'</w:t>
      </w:r>
      <w:r w:rsidRPr="00444EE7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 xml:space="preserve"> /&gt;</w:t>
      </w:r>
    </w:p>
    <w:p w:rsidR="00444EE7" w:rsidRPr="00444EE7" w:rsidRDefault="00444EE7" w:rsidP="00444EE7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444EE7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 xml:space="preserve">&lt;button </w:t>
      </w:r>
      <w:proofErr w:type="spellStart"/>
      <w:r w:rsidRPr="00444EE7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className</w:t>
      </w:r>
      <w:proofErr w:type="spellEnd"/>
      <w:r w:rsidRPr="00444EE7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=</w:t>
      </w:r>
      <w:r w:rsidRPr="00444EE7">
        <w:rPr>
          <w:rFonts w:ascii="Courier New" w:eastAsia="Times New Roman" w:hAnsi="Courier New" w:cs="Courier New"/>
          <w:color w:val="A6E22E"/>
          <w:sz w:val="20"/>
          <w:szCs w:val="20"/>
          <w:lang w:val="en-US" w:eastAsia="es-MX"/>
        </w:rPr>
        <w:t>'button'</w:t>
      </w:r>
      <w:r w:rsidRPr="00444EE7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&gt;</w:t>
      </w:r>
      <w:proofErr w:type="spellStart"/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Iniciar</w:t>
      </w:r>
      <w:proofErr w:type="spellEnd"/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</w:t>
      </w:r>
      <w:proofErr w:type="spellStart"/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sesión</w:t>
      </w:r>
      <w:proofErr w:type="spellEnd"/>
      <w:r w:rsidRPr="00444EE7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&lt;/button&gt;</w:t>
      </w:r>
    </w:p>
    <w:p w:rsidR="00444EE7" w:rsidRPr="00444EE7" w:rsidRDefault="00444EE7" w:rsidP="00444EE7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444EE7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 xml:space="preserve">&lt;div </w:t>
      </w:r>
      <w:proofErr w:type="spellStart"/>
      <w:r w:rsidRPr="00444EE7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className</w:t>
      </w:r>
      <w:proofErr w:type="spellEnd"/>
      <w:r w:rsidRPr="00444EE7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=</w:t>
      </w:r>
      <w:r w:rsidRPr="00444EE7">
        <w:rPr>
          <w:rFonts w:ascii="Courier New" w:eastAsia="Times New Roman" w:hAnsi="Courier New" w:cs="Courier New"/>
          <w:color w:val="A6E22E"/>
          <w:sz w:val="20"/>
          <w:szCs w:val="20"/>
          <w:lang w:val="en-US" w:eastAsia="es-MX"/>
        </w:rPr>
        <w:t>'</w:t>
      </w:r>
      <w:proofErr w:type="spellStart"/>
      <w:r w:rsidRPr="00444EE7">
        <w:rPr>
          <w:rFonts w:ascii="Courier New" w:eastAsia="Times New Roman" w:hAnsi="Courier New" w:cs="Courier New"/>
          <w:color w:val="A6E22E"/>
          <w:sz w:val="20"/>
          <w:szCs w:val="20"/>
          <w:lang w:val="en-US" w:eastAsia="es-MX"/>
        </w:rPr>
        <w:t>login__container</w:t>
      </w:r>
      <w:proofErr w:type="spellEnd"/>
      <w:r w:rsidRPr="00444EE7">
        <w:rPr>
          <w:rFonts w:ascii="Courier New" w:eastAsia="Times New Roman" w:hAnsi="Courier New" w:cs="Courier New"/>
          <w:color w:val="A6E22E"/>
          <w:sz w:val="20"/>
          <w:szCs w:val="20"/>
          <w:lang w:val="en-US" w:eastAsia="es-MX"/>
        </w:rPr>
        <w:t>--remember-me'</w:t>
      </w:r>
      <w:r w:rsidRPr="00444EE7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&gt;</w:t>
      </w:r>
    </w:p>
    <w:p w:rsidR="00444EE7" w:rsidRPr="00444EE7" w:rsidRDefault="00444EE7" w:rsidP="00444EE7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444EE7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&lt;</w:t>
      </w:r>
      <w:proofErr w:type="gramStart"/>
      <w:r w:rsidRPr="00444EE7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label</w:t>
      </w:r>
      <w:proofErr w:type="gramEnd"/>
      <w:r w:rsidRPr="00444EE7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&gt;</w:t>
      </w:r>
    </w:p>
    <w:p w:rsidR="00444EE7" w:rsidRPr="00444EE7" w:rsidRDefault="00444EE7" w:rsidP="00444EE7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444EE7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&lt;input type=</w:t>
      </w:r>
      <w:r w:rsidRPr="00444EE7">
        <w:rPr>
          <w:rFonts w:ascii="Courier New" w:eastAsia="Times New Roman" w:hAnsi="Courier New" w:cs="Courier New"/>
          <w:color w:val="A6E22E"/>
          <w:sz w:val="20"/>
          <w:szCs w:val="20"/>
          <w:lang w:val="en-US" w:eastAsia="es-MX"/>
        </w:rPr>
        <w:t>'checkbox'</w:t>
      </w:r>
      <w:r w:rsidRPr="00444EE7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 xml:space="preserve"> id=</w:t>
      </w:r>
      <w:r w:rsidRPr="00444EE7">
        <w:rPr>
          <w:rFonts w:ascii="Courier New" w:eastAsia="Times New Roman" w:hAnsi="Courier New" w:cs="Courier New"/>
          <w:color w:val="A6E22E"/>
          <w:sz w:val="20"/>
          <w:szCs w:val="20"/>
          <w:lang w:val="en-US" w:eastAsia="es-MX"/>
        </w:rPr>
        <w:t>'cbox1'</w:t>
      </w:r>
      <w:r w:rsidRPr="00444EE7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 xml:space="preserve"> value=</w:t>
      </w:r>
      <w:r w:rsidRPr="00444EE7">
        <w:rPr>
          <w:rFonts w:ascii="Courier New" w:eastAsia="Times New Roman" w:hAnsi="Courier New" w:cs="Courier New"/>
          <w:color w:val="A6E22E"/>
          <w:sz w:val="20"/>
          <w:szCs w:val="20"/>
          <w:lang w:val="en-US" w:eastAsia="es-MX"/>
        </w:rPr>
        <w:t>'</w:t>
      </w:r>
      <w:proofErr w:type="spellStart"/>
      <w:r w:rsidRPr="00444EE7">
        <w:rPr>
          <w:rFonts w:ascii="Courier New" w:eastAsia="Times New Roman" w:hAnsi="Courier New" w:cs="Courier New"/>
          <w:color w:val="A6E22E"/>
          <w:sz w:val="20"/>
          <w:szCs w:val="20"/>
          <w:lang w:val="en-US" w:eastAsia="es-MX"/>
        </w:rPr>
        <w:t>first_checkbox</w:t>
      </w:r>
      <w:proofErr w:type="spellEnd"/>
      <w:r w:rsidRPr="00444EE7">
        <w:rPr>
          <w:rFonts w:ascii="Courier New" w:eastAsia="Times New Roman" w:hAnsi="Courier New" w:cs="Courier New"/>
          <w:color w:val="A6E22E"/>
          <w:sz w:val="20"/>
          <w:szCs w:val="20"/>
          <w:lang w:val="en-US" w:eastAsia="es-MX"/>
        </w:rPr>
        <w:t>'</w:t>
      </w:r>
      <w:r w:rsidRPr="00444EE7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 xml:space="preserve"> /&gt;</w:t>
      </w:r>
    </w:p>
    <w:p w:rsidR="00444EE7" w:rsidRPr="00444EE7" w:rsidRDefault="00444EE7" w:rsidP="00444EE7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</w:pPr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>Recuérdame</w:t>
      </w:r>
    </w:p>
    <w:p w:rsidR="00444EE7" w:rsidRPr="00444EE7" w:rsidRDefault="00444EE7" w:rsidP="00444EE7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</w:pPr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ab/>
      </w:r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ab/>
      </w:r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ab/>
      </w:r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ab/>
      </w:r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ab/>
      </w:r>
      <w:r w:rsidRPr="00444EE7">
        <w:rPr>
          <w:rFonts w:ascii="Courier New" w:eastAsia="Times New Roman" w:hAnsi="Courier New" w:cs="Courier New"/>
          <w:color w:val="F92672"/>
          <w:sz w:val="20"/>
          <w:szCs w:val="20"/>
          <w:lang w:val="es-MX" w:eastAsia="es-MX"/>
        </w:rPr>
        <w:t>&lt;/</w:t>
      </w:r>
      <w:proofErr w:type="spellStart"/>
      <w:proofErr w:type="gramStart"/>
      <w:r w:rsidRPr="00444EE7">
        <w:rPr>
          <w:rFonts w:ascii="Courier New" w:eastAsia="Times New Roman" w:hAnsi="Courier New" w:cs="Courier New"/>
          <w:color w:val="F92672"/>
          <w:sz w:val="20"/>
          <w:szCs w:val="20"/>
          <w:lang w:val="es-MX" w:eastAsia="es-MX"/>
        </w:rPr>
        <w:t>label</w:t>
      </w:r>
      <w:proofErr w:type="spellEnd"/>
      <w:proofErr w:type="gramEnd"/>
      <w:r w:rsidRPr="00444EE7">
        <w:rPr>
          <w:rFonts w:ascii="Courier New" w:eastAsia="Times New Roman" w:hAnsi="Courier New" w:cs="Courier New"/>
          <w:color w:val="F92672"/>
          <w:sz w:val="20"/>
          <w:szCs w:val="20"/>
          <w:lang w:val="es-MX" w:eastAsia="es-MX"/>
        </w:rPr>
        <w:t>&gt;</w:t>
      </w:r>
    </w:p>
    <w:p w:rsidR="00444EE7" w:rsidRPr="00444EE7" w:rsidRDefault="00444EE7" w:rsidP="00444EE7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</w:pPr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ab/>
      </w:r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ab/>
      </w:r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ab/>
      </w:r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ab/>
      </w:r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ab/>
      </w:r>
      <w:r w:rsidRPr="00444EE7">
        <w:rPr>
          <w:rFonts w:ascii="Courier New" w:eastAsia="Times New Roman" w:hAnsi="Courier New" w:cs="Courier New"/>
          <w:color w:val="F92672"/>
          <w:sz w:val="20"/>
          <w:szCs w:val="20"/>
          <w:lang w:val="es-MX" w:eastAsia="es-MX"/>
        </w:rPr>
        <w:t xml:space="preserve">&lt;a </w:t>
      </w:r>
      <w:proofErr w:type="spellStart"/>
      <w:r w:rsidRPr="00444EE7">
        <w:rPr>
          <w:rFonts w:ascii="Courier New" w:eastAsia="Times New Roman" w:hAnsi="Courier New" w:cs="Courier New"/>
          <w:color w:val="F92672"/>
          <w:sz w:val="20"/>
          <w:szCs w:val="20"/>
          <w:lang w:val="es-MX" w:eastAsia="es-MX"/>
        </w:rPr>
        <w:t>href</w:t>
      </w:r>
      <w:proofErr w:type="spellEnd"/>
      <w:r w:rsidRPr="00444EE7">
        <w:rPr>
          <w:rFonts w:ascii="Courier New" w:eastAsia="Times New Roman" w:hAnsi="Courier New" w:cs="Courier New"/>
          <w:color w:val="F92672"/>
          <w:sz w:val="20"/>
          <w:szCs w:val="20"/>
          <w:lang w:val="es-MX" w:eastAsia="es-MX"/>
        </w:rPr>
        <w:t>=</w:t>
      </w:r>
      <w:r w:rsidRPr="00444EE7">
        <w:rPr>
          <w:rFonts w:ascii="Courier New" w:eastAsia="Times New Roman" w:hAnsi="Courier New" w:cs="Courier New"/>
          <w:color w:val="A6E22E"/>
          <w:sz w:val="20"/>
          <w:szCs w:val="20"/>
          <w:lang w:val="es-MX" w:eastAsia="es-MX"/>
        </w:rPr>
        <w:t>'/'</w:t>
      </w:r>
      <w:r w:rsidRPr="00444EE7">
        <w:rPr>
          <w:rFonts w:ascii="Courier New" w:eastAsia="Times New Roman" w:hAnsi="Courier New" w:cs="Courier New"/>
          <w:color w:val="F92672"/>
          <w:sz w:val="20"/>
          <w:szCs w:val="20"/>
          <w:lang w:val="es-MX" w:eastAsia="es-MX"/>
        </w:rPr>
        <w:t>&gt;</w:t>
      </w:r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>Olvidé mi contraseña</w:t>
      </w:r>
      <w:r w:rsidRPr="00444EE7">
        <w:rPr>
          <w:rFonts w:ascii="Courier New" w:eastAsia="Times New Roman" w:hAnsi="Courier New" w:cs="Courier New"/>
          <w:color w:val="F92672"/>
          <w:sz w:val="20"/>
          <w:szCs w:val="20"/>
          <w:lang w:val="es-MX" w:eastAsia="es-MX"/>
        </w:rPr>
        <w:t>&lt;/a&gt;</w:t>
      </w:r>
    </w:p>
    <w:p w:rsidR="00444EE7" w:rsidRPr="00444EE7" w:rsidRDefault="00444EE7" w:rsidP="00444EE7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ab/>
      </w:r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ab/>
      </w:r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ab/>
      </w:r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ab/>
      </w:r>
      <w:r w:rsidRPr="00444EE7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&lt;/div&gt;</w:t>
      </w:r>
    </w:p>
    <w:p w:rsidR="00444EE7" w:rsidRPr="00444EE7" w:rsidRDefault="00444EE7" w:rsidP="00444EE7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444EE7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&lt;/form&gt;</w:t>
      </w:r>
    </w:p>
    <w:p w:rsidR="00444EE7" w:rsidRPr="00444EE7" w:rsidRDefault="00444EE7" w:rsidP="00444EE7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444EE7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 xml:space="preserve">&lt;section </w:t>
      </w:r>
      <w:proofErr w:type="spellStart"/>
      <w:r w:rsidRPr="00444EE7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className</w:t>
      </w:r>
      <w:proofErr w:type="spellEnd"/>
      <w:r w:rsidRPr="00444EE7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=</w:t>
      </w:r>
      <w:r w:rsidRPr="00444EE7">
        <w:rPr>
          <w:rFonts w:ascii="Courier New" w:eastAsia="Times New Roman" w:hAnsi="Courier New" w:cs="Courier New"/>
          <w:color w:val="A6E22E"/>
          <w:sz w:val="20"/>
          <w:szCs w:val="20"/>
          <w:lang w:val="en-US" w:eastAsia="es-MX"/>
        </w:rPr>
        <w:t>'</w:t>
      </w:r>
      <w:proofErr w:type="spellStart"/>
      <w:r w:rsidRPr="00444EE7">
        <w:rPr>
          <w:rFonts w:ascii="Courier New" w:eastAsia="Times New Roman" w:hAnsi="Courier New" w:cs="Courier New"/>
          <w:color w:val="A6E22E"/>
          <w:sz w:val="20"/>
          <w:szCs w:val="20"/>
          <w:lang w:val="en-US" w:eastAsia="es-MX"/>
        </w:rPr>
        <w:t>login__container</w:t>
      </w:r>
      <w:proofErr w:type="spellEnd"/>
      <w:r w:rsidRPr="00444EE7">
        <w:rPr>
          <w:rFonts w:ascii="Courier New" w:eastAsia="Times New Roman" w:hAnsi="Courier New" w:cs="Courier New"/>
          <w:color w:val="A6E22E"/>
          <w:sz w:val="20"/>
          <w:szCs w:val="20"/>
          <w:lang w:val="en-US" w:eastAsia="es-MX"/>
        </w:rPr>
        <w:t>--social-media'</w:t>
      </w:r>
      <w:r w:rsidRPr="00444EE7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&gt;</w:t>
      </w:r>
    </w:p>
    <w:p w:rsidR="00444EE7" w:rsidRPr="00444EE7" w:rsidRDefault="00444EE7" w:rsidP="00444EE7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444EE7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&lt;</w:t>
      </w:r>
      <w:proofErr w:type="gramStart"/>
      <w:r w:rsidRPr="00444EE7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div</w:t>
      </w:r>
      <w:proofErr w:type="gramEnd"/>
      <w:r w:rsidRPr="00444EE7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&gt;</w:t>
      </w:r>
    </w:p>
    <w:p w:rsidR="00444EE7" w:rsidRPr="00444EE7" w:rsidRDefault="00444EE7" w:rsidP="00444EE7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444EE7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&lt;</w:t>
      </w:r>
      <w:proofErr w:type="spellStart"/>
      <w:r w:rsidRPr="00444EE7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img</w:t>
      </w:r>
      <w:proofErr w:type="spellEnd"/>
      <w:r w:rsidRPr="00444EE7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 xml:space="preserve"> </w:t>
      </w:r>
      <w:proofErr w:type="spellStart"/>
      <w:r w:rsidRPr="00444EE7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src</w:t>
      </w:r>
      <w:proofErr w:type="spellEnd"/>
      <w:r w:rsidRPr="00444EE7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=</w:t>
      </w:r>
      <w:r w:rsidRPr="00444EE7">
        <w:rPr>
          <w:rFonts w:ascii="Courier New" w:eastAsia="Times New Roman" w:hAnsi="Courier New" w:cs="Courier New"/>
          <w:color w:val="A6E22E"/>
          <w:sz w:val="20"/>
          <w:szCs w:val="20"/>
          <w:lang w:val="en-US" w:eastAsia="es-MX"/>
        </w:rPr>
        <w:t>'</w:t>
      </w:r>
      <w:proofErr w:type="gramStart"/>
      <w:r w:rsidRPr="00444EE7">
        <w:rPr>
          <w:rFonts w:ascii="Courier New" w:eastAsia="Times New Roman" w:hAnsi="Courier New" w:cs="Courier New"/>
          <w:color w:val="A6E22E"/>
          <w:sz w:val="20"/>
          <w:szCs w:val="20"/>
          <w:lang w:val="en-US" w:eastAsia="es-MX"/>
        </w:rPr>
        <w:t>..</w:t>
      </w:r>
      <w:proofErr w:type="gramEnd"/>
      <w:r w:rsidRPr="00444EE7">
        <w:rPr>
          <w:rFonts w:ascii="Courier New" w:eastAsia="Times New Roman" w:hAnsi="Courier New" w:cs="Courier New"/>
          <w:color w:val="A6E22E"/>
          <w:sz w:val="20"/>
          <w:szCs w:val="20"/>
          <w:lang w:val="en-US" w:eastAsia="es-MX"/>
        </w:rPr>
        <w:t>/assets/google-icon.png'</w:t>
      </w:r>
      <w:r w:rsidRPr="00444EE7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 xml:space="preserve"> /&gt;</w:t>
      </w:r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</w:t>
      </w:r>
      <w:proofErr w:type="spellStart"/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Inicia</w:t>
      </w:r>
      <w:proofErr w:type="spellEnd"/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</w:t>
      </w:r>
      <w:proofErr w:type="spellStart"/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sesión</w:t>
      </w:r>
      <w:proofErr w:type="spellEnd"/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con Google</w:t>
      </w:r>
    </w:p>
    <w:p w:rsidR="00444EE7" w:rsidRPr="00444EE7" w:rsidRDefault="00444EE7" w:rsidP="00444EE7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444EE7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&lt;/div&gt;</w:t>
      </w:r>
    </w:p>
    <w:p w:rsidR="00444EE7" w:rsidRPr="00444EE7" w:rsidRDefault="00444EE7" w:rsidP="00444EE7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444EE7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&lt;</w:t>
      </w:r>
      <w:proofErr w:type="gramStart"/>
      <w:r w:rsidRPr="00444EE7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div</w:t>
      </w:r>
      <w:proofErr w:type="gramEnd"/>
      <w:r w:rsidRPr="00444EE7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&gt;</w:t>
      </w:r>
    </w:p>
    <w:p w:rsidR="00444EE7" w:rsidRPr="00444EE7" w:rsidRDefault="00444EE7" w:rsidP="00444EE7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444EE7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&lt;</w:t>
      </w:r>
      <w:proofErr w:type="spellStart"/>
      <w:r w:rsidRPr="00444EE7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img</w:t>
      </w:r>
      <w:proofErr w:type="spellEnd"/>
      <w:r w:rsidRPr="00444EE7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 xml:space="preserve"> </w:t>
      </w:r>
      <w:proofErr w:type="spellStart"/>
      <w:r w:rsidRPr="00444EE7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src</w:t>
      </w:r>
      <w:proofErr w:type="spellEnd"/>
      <w:r w:rsidRPr="00444EE7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=</w:t>
      </w:r>
      <w:r w:rsidRPr="00444EE7">
        <w:rPr>
          <w:rFonts w:ascii="Courier New" w:eastAsia="Times New Roman" w:hAnsi="Courier New" w:cs="Courier New"/>
          <w:color w:val="A6E22E"/>
          <w:sz w:val="20"/>
          <w:szCs w:val="20"/>
          <w:lang w:val="en-US" w:eastAsia="es-MX"/>
        </w:rPr>
        <w:t>'</w:t>
      </w:r>
      <w:proofErr w:type="gramStart"/>
      <w:r w:rsidRPr="00444EE7">
        <w:rPr>
          <w:rFonts w:ascii="Courier New" w:eastAsia="Times New Roman" w:hAnsi="Courier New" w:cs="Courier New"/>
          <w:color w:val="A6E22E"/>
          <w:sz w:val="20"/>
          <w:szCs w:val="20"/>
          <w:lang w:val="en-US" w:eastAsia="es-MX"/>
        </w:rPr>
        <w:t>..</w:t>
      </w:r>
      <w:proofErr w:type="gramEnd"/>
      <w:r w:rsidRPr="00444EE7">
        <w:rPr>
          <w:rFonts w:ascii="Courier New" w:eastAsia="Times New Roman" w:hAnsi="Courier New" w:cs="Courier New"/>
          <w:color w:val="A6E22E"/>
          <w:sz w:val="20"/>
          <w:szCs w:val="20"/>
          <w:lang w:val="en-US" w:eastAsia="es-MX"/>
        </w:rPr>
        <w:t>/assets/twitter-icon.png'</w:t>
      </w:r>
      <w:r w:rsidRPr="00444EE7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 xml:space="preserve"> /&gt;</w:t>
      </w:r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</w:t>
      </w:r>
      <w:proofErr w:type="spellStart"/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Inicia</w:t>
      </w:r>
      <w:proofErr w:type="spellEnd"/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</w:t>
      </w:r>
      <w:proofErr w:type="spellStart"/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sesión</w:t>
      </w:r>
      <w:proofErr w:type="spellEnd"/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con Twitter</w:t>
      </w:r>
    </w:p>
    <w:p w:rsidR="00444EE7" w:rsidRPr="00444EE7" w:rsidRDefault="00444EE7" w:rsidP="00444EE7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444EE7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&lt;/div&gt;</w:t>
      </w:r>
    </w:p>
    <w:p w:rsidR="00444EE7" w:rsidRPr="00444EE7" w:rsidRDefault="00444EE7" w:rsidP="00444EE7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444EE7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&lt;/section&gt;</w:t>
      </w:r>
    </w:p>
    <w:p w:rsidR="00444EE7" w:rsidRPr="00444EE7" w:rsidRDefault="00444EE7" w:rsidP="00444EE7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444EE7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 xml:space="preserve">&lt;p </w:t>
      </w:r>
      <w:proofErr w:type="spellStart"/>
      <w:r w:rsidRPr="00444EE7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className</w:t>
      </w:r>
      <w:proofErr w:type="spellEnd"/>
      <w:r w:rsidRPr="00444EE7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=</w:t>
      </w:r>
      <w:r w:rsidRPr="00444EE7">
        <w:rPr>
          <w:rFonts w:ascii="Courier New" w:eastAsia="Times New Roman" w:hAnsi="Courier New" w:cs="Courier New"/>
          <w:color w:val="A6E22E"/>
          <w:sz w:val="20"/>
          <w:szCs w:val="20"/>
          <w:lang w:val="en-US" w:eastAsia="es-MX"/>
        </w:rPr>
        <w:t>'</w:t>
      </w:r>
      <w:proofErr w:type="spellStart"/>
      <w:r w:rsidRPr="00444EE7">
        <w:rPr>
          <w:rFonts w:ascii="Courier New" w:eastAsia="Times New Roman" w:hAnsi="Courier New" w:cs="Courier New"/>
          <w:color w:val="A6E22E"/>
          <w:sz w:val="20"/>
          <w:szCs w:val="20"/>
          <w:lang w:val="en-US" w:eastAsia="es-MX"/>
        </w:rPr>
        <w:t>login__container</w:t>
      </w:r>
      <w:proofErr w:type="spellEnd"/>
      <w:r w:rsidRPr="00444EE7">
        <w:rPr>
          <w:rFonts w:ascii="Courier New" w:eastAsia="Times New Roman" w:hAnsi="Courier New" w:cs="Courier New"/>
          <w:color w:val="A6E22E"/>
          <w:sz w:val="20"/>
          <w:szCs w:val="20"/>
          <w:lang w:val="en-US" w:eastAsia="es-MX"/>
        </w:rPr>
        <w:t>--register'</w:t>
      </w:r>
      <w:r w:rsidRPr="00444EE7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&gt;</w:t>
      </w:r>
    </w:p>
    <w:p w:rsidR="00444EE7" w:rsidRPr="00444EE7" w:rsidRDefault="00444EE7" w:rsidP="00444EE7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</w:pPr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 xml:space="preserve">No tienes ninguna cuenta </w:t>
      </w:r>
      <w:r w:rsidRPr="00444EE7">
        <w:rPr>
          <w:rFonts w:ascii="Courier New" w:eastAsia="Times New Roman" w:hAnsi="Courier New" w:cs="Courier New"/>
          <w:color w:val="F92672"/>
          <w:sz w:val="20"/>
          <w:szCs w:val="20"/>
          <w:lang w:val="es-MX" w:eastAsia="es-MX"/>
        </w:rPr>
        <w:t xml:space="preserve">&lt;a </w:t>
      </w:r>
      <w:proofErr w:type="spellStart"/>
      <w:r w:rsidRPr="00444EE7">
        <w:rPr>
          <w:rFonts w:ascii="Courier New" w:eastAsia="Times New Roman" w:hAnsi="Courier New" w:cs="Courier New"/>
          <w:color w:val="F92672"/>
          <w:sz w:val="20"/>
          <w:szCs w:val="20"/>
          <w:lang w:val="es-MX" w:eastAsia="es-MX"/>
        </w:rPr>
        <w:t>href</w:t>
      </w:r>
      <w:proofErr w:type="spellEnd"/>
      <w:r w:rsidRPr="00444EE7">
        <w:rPr>
          <w:rFonts w:ascii="Courier New" w:eastAsia="Times New Roman" w:hAnsi="Courier New" w:cs="Courier New"/>
          <w:color w:val="F92672"/>
          <w:sz w:val="20"/>
          <w:szCs w:val="20"/>
          <w:lang w:val="es-MX" w:eastAsia="es-MX"/>
        </w:rPr>
        <w:t>=</w:t>
      </w:r>
      <w:r w:rsidRPr="00444EE7">
        <w:rPr>
          <w:rFonts w:ascii="Courier New" w:eastAsia="Times New Roman" w:hAnsi="Courier New" w:cs="Courier New"/>
          <w:color w:val="A6E22E"/>
          <w:sz w:val="20"/>
          <w:szCs w:val="20"/>
          <w:lang w:val="es-MX" w:eastAsia="es-MX"/>
        </w:rPr>
        <w:t>''</w:t>
      </w:r>
      <w:r w:rsidRPr="00444EE7">
        <w:rPr>
          <w:rFonts w:ascii="Courier New" w:eastAsia="Times New Roman" w:hAnsi="Courier New" w:cs="Courier New"/>
          <w:color w:val="F92672"/>
          <w:sz w:val="20"/>
          <w:szCs w:val="20"/>
          <w:lang w:val="es-MX" w:eastAsia="es-MX"/>
        </w:rPr>
        <w:t>&gt;</w:t>
      </w:r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>Regístrate</w:t>
      </w:r>
      <w:r w:rsidRPr="00444EE7">
        <w:rPr>
          <w:rFonts w:ascii="Courier New" w:eastAsia="Times New Roman" w:hAnsi="Courier New" w:cs="Courier New"/>
          <w:color w:val="F92672"/>
          <w:sz w:val="20"/>
          <w:szCs w:val="20"/>
          <w:lang w:val="es-MX" w:eastAsia="es-MX"/>
        </w:rPr>
        <w:t>&lt;/a&gt;</w:t>
      </w:r>
    </w:p>
    <w:p w:rsidR="00444EE7" w:rsidRPr="00444EE7" w:rsidRDefault="00444EE7" w:rsidP="00444EE7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</w:pPr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ab/>
      </w:r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ab/>
      </w:r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ab/>
      </w:r>
      <w:r w:rsidRPr="00444EE7">
        <w:rPr>
          <w:rFonts w:ascii="Courier New" w:eastAsia="Times New Roman" w:hAnsi="Courier New" w:cs="Courier New"/>
          <w:color w:val="F92672"/>
          <w:sz w:val="20"/>
          <w:szCs w:val="20"/>
          <w:lang w:val="es-MX" w:eastAsia="es-MX"/>
        </w:rPr>
        <w:t>&lt;/p&gt;</w:t>
      </w:r>
    </w:p>
    <w:p w:rsidR="00444EE7" w:rsidRPr="00444EE7" w:rsidRDefault="00444EE7" w:rsidP="00444EE7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</w:pPr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ab/>
      </w:r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ab/>
      </w:r>
      <w:r w:rsidRPr="00444EE7">
        <w:rPr>
          <w:rFonts w:ascii="Courier New" w:eastAsia="Times New Roman" w:hAnsi="Courier New" w:cs="Courier New"/>
          <w:color w:val="F92672"/>
          <w:sz w:val="20"/>
          <w:szCs w:val="20"/>
          <w:lang w:val="es-MX" w:eastAsia="es-MX"/>
        </w:rPr>
        <w:t>&lt;/</w:t>
      </w:r>
      <w:proofErr w:type="spellStart"/>
      <w:proofErr w:type="gramStart"/>
      <w:r w:rsidRPr="00444EE7">
        <w:rPr>
          <w:rFonts w:ascii="Courier New" w:eastAsia="Times New Roman" w:hAnsi="Courier New" w:cs="Courier New"/>
          <w:color w:val="F92672"/>
          <w:sz w:val="20"/>
          <w:szCs w:val="20"/>
          <w:lang w:val="es-MX" w:eastAsia="es-MX"/>
        </w:rPr>
        <w:t>section</w:t>
      </w:r>
      <w:proofErr w:type="spellEnd"/>
      <w:proofErr w:type="gramEnd"/>
      <w:r w:rsidRPr="00444EE7">
        <w:rPr>
          <w:rFonts w:ascii="Courier New" w:eastAsia="Times New Roman" w:hAnsi="Courier New" w:cs="Courier New"/>
          <w:color w:val="F92672"/>
          <w:sz w:val="20"/>
          <w:szCs w:val="20"/>
          <w:lang w:val="es-MX" w:eastAsia="es-MX"/>
        </w:rPr>
        <w:t>&gt;</w:t>
      </w:r>
    </w:p>
    <w:p w:rsidR="00444EE7" w:rsidRPr="00444EE7" w:rsidRDefault="00444EE7" w:rsidP="00444EE7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</w:pPr>
      <w:r w:rsidRPr="00444EE7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ab/>
      </w:r>
      <w:r w:rsidRPr="00444EE7">
        <w:rPr>
          <w:rFonts w:ascii="Courier New" w:eastAsia="Times New Roman" w:hAnsi="Courier New" w:cs="Courier New"/>
          <w:color w:val="F92672"/>
          <w:sz w:val="20"/>
          <w:szCs w:val="20"/>
          <w:lang w:val="es-MX" w:eastAsia="es-MX"/>
        </w:rPr>
        <w:t>&lt;/</w:t>
      </w:r>
      <w:proofErr w:type="spellStart"/>
      <w:proofErr w:type="gramStart"/>
      <w:r w:rsidRPr="00444EE7">
        <w:rPr>
          <w:rFonts w:ascii="Courier New" w:eastAsia="Times New Roman" w:hAnsi="Courier New" w:cs="Courier New"/>
          <w:color w:val="F92672"/>
          <w:sz w:val="20"/>
          <w:szCs w:val="20"/>
          <w:lang w:val="es-MX" w:eastAsia="es-MX"/>
        </w:rPr>
        <w:t>section</w:t>
      </w:r>
      <w:proofErr w:type="spellEnd"/>
      <w:proofErr w:type="gramEnd"/>
      <w:r w:rsidRPr="00444EE7">
        <w:rPr>
          <w:rFonts w:ascii="Courier New" w:eastAsia="Times New Roman" w:hAnsi="Courier New" w:cs="Courier New"/>
          <w:color w:val="F92672"/>
          <w:sz w:val="20"/>
          <w:szCs w:val="20"/>
          <w:lang w:val="es-MX" w:eastAsia="es-MX"/>
        </w:rPr>
        <w:t>&gt;</w:t>
      </w:r>
    </w:p>
    <w:p w:rsidR="00444EE7" w:rsidRDefault="00444EE7" w:rsidP="00531F24">
      <w:pPr>
        <w:rPr>
          <w:lang w:val="es-MX"/>
        </w:rPr>
      </w:pPr>
    </w:p>
    <w:p w:rsidR="00A3553C" w:rsidRDefault="00A3553C" w:rsidP="00531F24">
      <w:pPr>
        <w:rPr>
          <w:lang w:val="es-MX"/>
        </w:rPr>
      </w:pPr>
    </w:p>
    <w:p w:rsidR="00A3553C" w:rsidRDefault="00A3553C" w:rsidP="00A3553C">
      <w:pPr>
        <w:pStyle w:val="Ttulo1"/>
      </w:pPr>
      <w:r w:rsidRPr="00A3553C">
        <w:lastRenderedPageBreak/>
        <w:t>Container: Register</w:t>
      </w:r>
    </w:p>
    <w:p w:rsidR="00A3553C" w:rsidRDefault="00A3553C" w:rsidP="00531F24">
      <w:pPr>
        <w:rPr>
          <w:rFonts w:ascii="Arial" w:hAnsi="Arial" w:cs="Arial"/>
          <w:color w:val="273B47"/>
          <w:shd w:val="clear" w:color="auto" w:fill="FFFFFF"/>
        </w:rPr>
      </w:pPr>
      <w:r>
        <w:rPr>
          <w:rFonts w:ascii="Arial" w:hAnsi="Arial" w:cs="Arial"/>
          <w:color w:val="273B47"/>
          <w:shd w:val="clear" w:color="auto" w:fill="FFFFFF"/>
        </w:rPr>
        <w:t xml:space="preserve">Para asegurar que nuestras rutas solamente se </w:t>
      </w:r>
      <w:proofErr w:type="spellStart"/>
      <w:r>
        <w:rPr>
          <w:rFonts w:ascii="Arial" w:hAnsi="Arial" w:cs="Arial"/>
          <w:color w:val="273B47"/>
          <w:shd w:val="clear" w:color="auto" w:fill="FFFFFF"/>
        </w:rPr>
        <w:t>rendericen</w:t>
      </w:r>
      <w:proofErr w:type="spellEnd"/>
      <w:r>
        <w:rPr>
          <w:rFonts w:ascii="Arial" w:hAnsi="Arial" w:cs="Arial"/>
          <w:color w:val="273B47"/>
          <w:shd w:val="clear" w:color="auto" w:fill="FFFFFF"/>
        </w:rPr>
        <w:t xml:space="preserve"> con la que haga match con la </w:t>
      </w:r>
      <w:proofErr w:type="spellStart"/>
      <w:r>
        <w:rPr>
          <w:rFonts w:ascii="Arial" w:hAnsi="Arial" w:cs="Arial"/>
          <w:color w:val="273B47"/>
          <w:shd w:val="clear" w:color="auto" w:fill="FFFFFF"/>
        </w:rPr>
        <w:t>url</w:t>
      </w:r>
      <w:proofErr w:type="spellEnd"/>
      <w:r>
        <w:rPr>
          <w:rFonts w:ascii="Arial" w:hAnsi="Arial" w:cs="Arial"/>
          <w:color w:val="273B47"/>
          <w:shd w:val="clear" w:color="auto" w:fill="FFFFFF"/>
        </w:rPr>
        <w:t xml:space="preserve"> debemos encapsular las rutas dentro del componente.</w:t>
      </w:r>
    </w:p>
    <w:p w:rsidR="00A3553C" w:rsidRPr="00A3553C" w:rsidRDefault="00A3553C" w:rsidP="00A3553C">
      <w:pPr>
        <w:shd w:val="clear" w:color="auto" w:fill="FFFFFF"/>
        <w:spacing w:before="0" w:after="0" w:line="240" w:lineRule="auto"/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</w:pPr>
      <w:r w:rsidRPr="00A3553C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 xml:space="preserve">Atributos para los </w:t>
      </w:r>
      <w:proofErr w:type="spellStart"/>
      <w:r w:rsidRPr="00A3553C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>Route</w:t>
      </w:r>
      <w:proofErr w:type="spellEnd"/>
      <w:r w:rsidRPr="00A3553C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 xml:space="preserve"> </w:t>
      </w:r>
      <w:proofErr w:type="spellStart"/>
      <w:r w:rsidRPr="00A3553C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>Objectos</w:t>
      </w:r>
      <w:proofErr w:type="spellEnd"/>
      <w:r w:rsidRPr="00A3553C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>:</w:t>
      </w:r>
    </w:p>
    <w:p w:rsidR="00A3553C" w:rsidRPr="00A3553C" w:rsidRDefault="00A3553C" w:rsidP="00A3553C">
      <w:pPr>
        <w:numPr>
          <w:ilvl w:val="0"/>
          <w:numId w:val="20"/>
        </w:numPr>
        <w:shd w:val="clear" w:color="auto" w:fill="FFFFFF"/>
        <w:spacing w:before="0" w:after="0" w:line="240" w:lineRule="auto"/>
        <w:ind w:left="0"/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</w:pPr>
      <w:proofErr w:type="spellStart"/>
      <w:r w:rsidRPr="00A3553C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>path</w:t>
      </w:r>
      <w:proofErr w:type="spellEnd"/>
      <w:r w:rsidRPr="00A3553C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 xml:space="preserve">: la ruta en la que se </w:t>
      </w:r>
      <w:proofErr w:type="spellStart"/>
      <w:r w:rsidRPr="00A3553C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>renderizará</w:t>
      </w:r>
      <w:proofErr w:type="spellEnd"/>
      <w:r w:rsidRPr="00A3553C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 xml:space="preserve"> el componente en forma de cadena de texto</w:t>
      </w:r>
    </w:p>
    <w:p w:rsidR="00A3553C" w:rsidRPr="00A3553C" w:rsidRDefault="00A3553C" w:rsidP="00A3553C">
      <w:pPr>
        <w:numPr>
          <w:ilvl w:val="0"/>
          <w:numId w:val="20"/>
        </w:numPr>
        <w:shd w:val="clear" w:color="auto" w:fill="FFFFFF"/>
        <w:spacing w:before="0" w:after="0" w:line="240" w:lineRule="auto"/>
        <w:ind w:left="0"/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</w:pPr>
      <w:proofErr w:type="spellStart"/>
      <w:r w:rsidRPr="00A3553C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>exact</w:t>
      </w:r>
      <w:proofErr w:type="spellEnd"/>
      <w:r w:rsidRPr="00A3553C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 xml:space="preserve">: un booleano para definir si queremos que la ruta tiene o no que ser exacta para </w:t>
      </w:r>
      <w:proofErr w:type="spellStart"/>
      <w:r w:rsidRPr="00A3553C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>renderizar</w:t>
      </w:r>
      <w:proofErr w:type="spellEnd"/>
      <w:r w:rsidRPr="00A3553C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 xml:space="preserve"> un componente. </w:t>
      </w:r>
      <w:proofErr w:type="spellStart"/>
      <w:r w:rsidRPr="00A3553C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>Eg</w:t>
      </w:r>
      <w:proofErr w:type="spellEnd"/>
      <w:r w:rsidRPr="00A3553C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>: /</w:t>
      </w:r>
      <w:proofErr w:type="spellStart"/>
      <w:proofErr w:type="gramStart"/>
      <w:r w:rsidRPr="00A3553C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>index</w:t>
      </w:r>
      <w:proofErr w:type="spellEnd"/>
      <w:r w:rsidRPr="00A3553C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 xml:space="preserve"> !=</w:t>
      </w:r>
      <w:proofErr w:type="gramEnd"/>
      <w:r w:rsidRPr="00A3553C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>= /</w:t>
      </w:r>
      <w:proofErr w:type="spellStart"/>
      <w:r w:rsidRPr="00A3553C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>index</w:t>
      </w:r>
      <w:proofErr w:type="spellEnd"/>
      <w:r w:rsidRPr="00A3553C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>/</w:t>
      </w:r>
      <w:proofErr w:type="spellStart"/>
      <w:r w:rsidRPr="00A3553C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>all</w:t>
      </w:r>
      <w:proofErr w:type="spellEnd"/>
      <w:r w:rsidRPr="00A3553C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>.</w:t>
      </w:r>
    </w:p>
    <w:p w:rsidR="00A3553C" w:rsidRPr="00A3553C" w:rsidRDefault="00A3553C" w:rsidP="00A3553C">
      <w:pPr>
        <w:numPr>
          <w:ilvl w:val="0"/>
          <w:numId w:val="20"/>
        </w:numPr>
        <w:shd w:val="clear" w:color="auto" w:fill="FFFFFF"/>
        <w:spacing w:before="0" w:after="0" w:line="240" w:lineRule="auto"/>
        <w:ind w:left="0"/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</w:pPr>
      <w:proofErr w:type="spellStart"/>
      <w:r w:rsidRPr="00A3553C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>strict</w:t>
      </w:r>
      <w:proofErr w:type="spellEnd"/>
      <w:r w:rsidRPr="00A3553C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 xml:space="preserve">: un booleano para definir si queremos que el último </w:t>
      </w:r>
      <w:proofErr w:type="spellStart"/>
      <w:r w:rsidRPr="00A3553C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>slash</w:t>
      </w:r>
      <w:proofErr w:type="spellEnd"/>
      <w:r w:rsidRPr="00A3553C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 xml:space="preserve"> sea tomado en cuenta para </w:t>
      </w:r>
      <w:proofErr w:type="spellStart"/>
      <w:r w:rsidRPr="00A3553C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>renderizar</w:t>
      </w:r>
      <w:proofErr w:type="spellEnd"/>
      <w:r w:rsidRPr="00A3553C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 xml:space="preserve"> un componente. </w:t>
      </w:r>
      <w:proofErr w:type="spellStart"/>
      <w:r w:rsidRPr="00A3553C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>Eg</w:t>
      </w:r>
      <w:proofErr w:type="spellEnd"/>
      <w:r w:rsidRPr="00A3553C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>: /</w:t>
      </w:r>
      <w:proofErr w:type="spellStart"/>
      <w:proofErr w:type="gramStart"/>
      <w:r w:rsidRPr="00A3553C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>index</w:t>
      </w:r>
      <w:proofErr w:type="spellEnd"/>
      <w:r w:rsidRPr="00A3553C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 xml:space="preserve"> !=</w:t>
      </w:r>
      <w:proofErr w:type="gramEnd"/>
      <w:r w:rsidRPr="00A3553C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>= /</w:t>
      </w:r>
      <w:proofErr w:type="spellStart"/>
      <w:r w:rsidRPr="00A3553C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>index</w:t>
      </w:r>
      <w:proofErr w:type="spellEnd"/>
      <w:r w:rsidRPr="00A3553C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>/.</w:t>
      </w:r>
    </w:p>
    <w:p w:rsidR="00A3553C" w:rsidRPr="00A3553C" w:rsidRDefault="00A3553C" w:rsidP="00A3553C">
      <w:pPr>
        <w:numPr>
          <w:ilvl w:val="0"/>
          <w:numId w:val="20"/>
        </w:numPr>
        <w:shd w:val="clear" w:color="auto" w:fill="FFFFFF"/>
        <w:spacing w:before="0" w:after="0" w:line="240" w:lineRule="auto"/>
        <w:ind w:left="0"/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</w:pPr>
      <w:proofErr w:type="spellStart"/>
      <w:r w:rsidRPr="00A3553C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>sensitive</w:t>
      </w:r>
      <w:proofErr w:type="spellEnd"/>
      <w:r w:rsidRPr="00A3553C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 xml:space="preserve">: un booleano para definir si queremos distinguir entre minúsculas y mayúsculas, y tomar esto en cuenta para </w:t>
      </w:r>
      <w:proofErr w:type="spellStart"/>
      <w:r w:rsidRPr="00A3553C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>renderizar</w:t>
      </w:r>
      <w:proofErr w:type="spellEnd"/>
      <w:r w:rsidRPr="00A3553C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 xml:space="preserve"> un componente. </w:t>
      </w:r>
      <w:proofErr w:type="spellStart"/>
      <w:r w:rsidRPr="00A3553C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>Eg</w:t>
      </w:r>
      <w:proofErr w:type="spellEnd"/>
      <w:r w:rsidRPr="00A3553C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>: /</w:t>
      </w:r>
      <w:proofErr w:type="spellStart"/>
      <w:r w:rsidRPr="00A3553C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>index</w:t>
      </w:r>
      <w:proofErr w:type="spellEnd"/>
      <w:r w:rsidRPr="00A3553C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 xml:space="preserve"> !== /</w:t>
      </w:r>
      <w:proofErr w:type="spellStart"/>
      <w:r w:rsidRPr="00A3553C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>Index</w:t>
      </w:r>
      <w:proofErr w:type="spellEnd"/>
    </w:p>
    <w:p w:rsidR="00A3553C" w:rsidRPr="00A3553C" w:rsidRDefault="00A3553C" w:rsidP="00A3553C">
      <w:pPr>
        <w:numPr>
          <w:ilvl w:val="0"/>
          <w:numId w:val="20"/>
        </w:numPr>
        <w:shd w:val="clear" w:color="auto" w:fill="FFFFFF"/>
        <w:spacing w:before="0" w:after="0" w:line="240" w:lineRule="auto"/>
        <w:ind w:left="0"/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</w:pPr>
      <w:proofErr w:type="spellStart"/>
      <w:r w:rsidRPr="00A3553C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>component</w:t>
      </w:r>
      <w:proofErr w:type="spellEnd"/>
      <w:r w:rsidRPr="00A3553C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 xml:space="preserve">: recibe un componente a </w:t>
      </w:r>
      <w:proofErr w:type="spellStart"/>
      <w:r w:rsidRPr="00A3553C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>renderizar</w:t>
      </w:r>
      <w:proofErr w:type="spellEnd"/>
      <w:r w:rsidRPr="00A3553C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 xml:space="preserve">. Crea un nuevo elemento de </w:t>
      </w:r>
      <w:proofErr w:type="spellStart"/>
      <w:r w:rsidRPr="00A3553C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>React</w:t>
      </w:r>
      <w:proofErr w:type="spellEnd"/>
      <w:r w:rsidRPr="00A3553C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 xml:space="preserve"> cada vez. Esto causa que el componente se monte y desmonte cada vez (no actualiza).</w:t>
      </w:r>
    </w:p>
    <w:p w:rsidR="00A3553C" w:rsidRDefault="00A3553C" w:rsidP="00531F24">
      <w:pPr>
        <w:numPr>
          <w:ilvl w:val="0"/>
          <w:numId w:val="20"/>
        </w:numPr>
        <w:shd w:val="clear" w:color="auto" w:fill="FFFFFF"/>
        <w:spacing w:before="0" w:after="0" w:line="240" w:lineRule="auto"/>
        <w:ind w:left="0"/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</w:pPr>
      <w:proofErr w:type="spellStart"/>
      <w:r w:rsidRPr="00A3553C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>render</w:t>
      </w:r>
      <w:proofErr w:type="spellEnd"/>
      <w:r w:rsidRPr="00A3553C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 xml:space="preserve">: recibe un método que retorna un componente. A diferencia de </w:t>
      </w:r>
      <w:proofErr w:type="spellStart"/>
      <w:r w:rsidRPr="00A3553C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>component</w:t>
      </w:r>
      <w:proofErr w:type="spellEnd"/>
      <w:r w:rsidRPr="00A3553C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 xml:space="preserve"> no remonta el componente.</w:t>
      </w:r>
    </w:p>
    <w:p w:rsidR="00A3553C" w:rsidRDefault="00A3553C" w:rsidP="00A3553C">
      <w:pPr>
        <w:shd w:val="clear" w:color="auto" w:fill="FFFFFF"/>
        <w:spacing w:before="0" w:after="0" w:line="240" w:lineRule="auto"/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</w:pPr>
    </w:p>
    <w:p w:rsidR="00A3553C" w:rsidRDefault="00A3553C" w:rsidP="00A3553C">
      <w:pPr>
        <w:shd w:val="clear" w:color="auto" w:fill="FFFFFF"/>
        <w:spacing w:before="0" w:after="0" w:line="240" w:lineRule="auto"/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</w:pPr>
    </w:p>
    <w:p w:rsidR="00A3553C" w:rsidRDefault="00A3553C" w:rsidP="00A3553C">
      <w:pPr>
        <w:shd w:val="clear" w:color="auto" w:fill="FFFFFF"/>
        <w:spacing w:before="0" w:after="0" w:line="240" w:lineRule="auto"/>
        <w:rPr>
          <w:rFonts w:ascii="Arial" w:hAnsi="Arial" w:cs="Arial"/>
          <w:color w:val="4A4A4A"/>
          <w:shd w:val="clear" w:color="auto" w:fill="FFFFFF"/>
        </w:rPr>
      </w:pPr>
      <w:r>
        <w:rPr>
          <w:rFonts w:ascii="Arial" w:hAnsi="Arial" w:cs="Arial"/>
          <w:color w:val="4A4A4A"/>
          <w:shd w:val="clear" w:color="auto" w:fill="FFFFFF"/>
        </w:rPr>
        <w:t xml:space="preserve">La diferencia entre poner el </w:t>
      </w:r>
      <w:proofErr w:type="spellStart"/>
      <w:r>
        <w:rPr>
          <w:rFonts w:ascii="Arial" w:hAnsi="Arial" w:cs="Arial"/>
          <w:color w:val="4A4A4A"/>
          <w:shd w:val="clear" w:color="auto" w:fill="FFFFFF"/>
        </w:rPr>
        <w:t>switch</w:t>
      </w:r>
      <w:proofErr w:type="spellEnd"/>
      <w:r>
        <w:rPr>
          <w:rFonts w:ascii="Arial" w:hAnsi="Arial" w:cs="Arial"/>
          <w:color w:val="4A4A4A"/>
          <w:shd w:val="clear" w:color="auto" w:fill="FFFFFF"/>
        </w:rPr>
        <w:t xml:space="preserve"> y no ponerlo es que cuando tienes el mismo </w:t>
      </w:r>
      <w:proofErr w:type="spellStart"/>
      <w:r>
        <w:rPr>
          <w:rFonts w:ascii="Arial" w:hAnsi="Arial" w:cs="Arial"/>
          <w:color w:val="4A4A4A"/>
          <w:shd w:val="clear" w:color="auto" w:fill="FFFFFF"/>
        </w:rPr>
        <w:t>path</w:t>
      </w:r>
      <w:proofErr w:type="spellEnd"/>
      <w:r>
        <w:rPr>
          <w:rFonts w:ascii="Arial" w:hAnsi="Arial" w:cs="Arial"/>
          <w:color w:val="4A4A4A"/>
          <w:shd w:val="clear" w:color="auto" w:fill="FFFFFF"/>
        </w:rPr>
        <w:t xml:space="preserve"> para todos solamente toma el primero y lo </w:t>
      </w:r>
      <w:proofErr w:type="spellStart"/>
      <w:r>
        <w:rPr>
          <w:rFonts w:ascii="Arial" w:hAnsi="Arial" w:cs="Arial"/>
          <w:color w:val="4A4A4A"/>
          <w:shd w:val="clear" w:color="auto" w:fill="FFFFFF"/>
        </w:rPr>
        <w:t>renderiza</w:t>
      </w:r>
      <w:proofErr w:type="spellEnd"/>
      <w:r>
        <w:rPr>
          <w:rFonts w:ascii="Arial" w:hAnsi="Arial" w:cs="Arial"/>
          <w:color w:val="4A4A4A"/>
          <w:shd w:val="clear" w:color="auto" w:fill="FFFFFF"/>
        </w:rPr>
        <w:t>.</w:t>
      </w:r>
    </w:p>
    <w:p w:rsidR="000E7FE7" w:rsidRDefault="000E7FE7" w:rsidP="00A3553C">
      <w:pPr>
        <w:shd w:val="clear" w:color="auto" w:fill="FFFFFF"/>
        <w:spacing w:before="0" w:after="0" w:line="240" w:lineRule="auto"/>
        <w:rPr>
          <w:rFonts w:ascii="Arial" w:hAnsi="Arial" w:cs="Arial"/>
          <w:color w:val="4A4A4A"/>
          <w:shd w:val="clear" w:color="auto" w:fill="FFFFFF"/>
        </w:rPr>
      </w:pPr>
    </w:p>
    <w:p w:rsidR="000E7FE7" w:rsidRDefault="000E7FE7" w:rsidP="00A3553C">
      <w:pPr>
        <w:shd w:val="clear" w:color="auto" w:fill="FFFFFF"/>
        <w:spacing w:before="0" w:after="0" w:line="240" w:lineRule="auto"/>
        <w:rPr>
          <w:rFonts w:ascii="Arial" w:hAnsi="Arial" w:cs="Arial"/>
          <w:color w:val="4A4A4A"/>
          <w:shd w:val="clear" w:color="auto" w:fill="FFFFFF"/>
        </w:rPr>
      </w:pPr>
    </w:p>
    <w:p w:rsidR="000E7FE7" w:rsidRDefault="000E7FE7" w:rsidP="000E7FE7">
      <w:pPr>
        <w:pStyle w:val="Ttulo1"/>
      </w:pPr>
      <w:r w:rsidRPr="000E7FE7">
        <w:t>Container: 404 Not Found</w:t>
      </w:r>
    </w:p>
    <w:p w:rsidR="000E7FE7" w:rsidRDefault="000E7FE7" w:rsidP="00A3553C">
      <w:pPr>
        <w:shd w:val="clear" w:color="auto" w:fill="FFFFFF"/>
        <w:spacing w:before="0" w:after="0" w:line="240" w:lineRule="auto"/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</w:pPr>
    </w:p>
    <w:p w:rsidR="000E7FE7" w:rsidRPr="000E7FE7" w:rsidRDefault="000E7FE7" w:rsidP="000E7FE7">
      <w:pPr>
        <w:shd w:val="clear" w:color="auto" w:fill="FFFFFF"/>
        <w:spacing w:before="113" w:after="113" w:line="240" w:lineRule="auto"/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</w:pPr>
      <w:r w:rsidRPr="000E7FE7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 xml:space="preserve">Es importante siempre tener una ruta que </w:t>
      </w:r>
      <w:proofErr w:type="spellStart"/>
      <w:r w:rsidRPr="000E7FE7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>renderice</w:t>
      </w:r>
      <w:proofErr w:type="spellEnd"/>
      <w:r w:rsidRPr="000E7FE7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 xml:space="preserve"> un componente para las </w:t>
      </w:r>
      <w:proofErr w:type="spellStart"/>
      <w:r w:rsidRPr="000E7FE7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>urls</w:t>
      </w:r>
      <w:proofErr w:type="spellEnd"/>
      <w:r w:rsidRPr="000E7FE7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 xml:space="preserve"> que no existan, debemos añadir esta ruta al final del </w:t>
      </w:r>
      <w:proofErr w:type="spellStart"/>
      <w:r w:rsidRPr="000E7FE7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>Switch</w:t>
      </w:r>
      <w:proofErr w:type="spellEnd"/>
      <w:r w:rsidRPr="000E7FE7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 xml:space="preserve"> para que sea el caso por default.</w:t>
      </w:r>
    </w:p>
    <w:p w:rsidR="000E7FE7" w:rsidRPr="000E7FE7" w:rsidRDefault="000E7FE7" w:rsidP="000E7FE7">
      <w:pPr>
        <w:shd w:val="clear" w:color="auto" w:fill="FFFFFF"/>
        <w:spacing w:before="113" w:after="113" w:line="240" w:lineRule="auto"/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</w:pPr>
      <w:proofErr w:type="spellStart"/>
      <w:r w:rsidRPr="000E7FE7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>Fragment</w:t>
      </w:r>
      <w:proofErr w:type="spellEnd"/>
      <w:r w:rsidRPr="000E7FE7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 xml:space="preserve"> nos permite no añadir elementos extra al DOM, podemos utilizar </w:t>
      </w:r>
      <w:proofErr w:type="spellStart"/>
      <w:r w:rsidRPr="000E7FE7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>Fragment</w:t>
      </w:r>
      <w:proofErr w:type="spellEnd"/>
      <w:r w:rsidRPr="000E7FE7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 xml:space="preserve"> de 2 maneras:</w:t>
      </w:r>
    </w:p>
    <w:p w:rsidR="000E7FE7" w:rsidRPr="000E7FE7" w:rsidRDefault="000E7FE7" w:rsidP="000E7FE7">
      <w:pPr>
        <w:numPr>
          <w:ilvl w:val="0"/>
          <w:numId w:val="21"/>
        </w:numPr>
        <w:shd w:val="clear" w:color="auto" w:fill="FFFFFF"/>
        <w:spacing w:before="0" w:after="0" w:line="240" w:lineRule="auto"/>
        <w:ind w:left="113" w:right="113"/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</w:pPr>
      <w:r w:rsidRPr="000E7FE7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>Añadiendo el componente </w:t>
      </w:r>
      <w:proofErr w:type="gramStart"/>
      <w:r w:rsidRPr="000E7FE7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>o .</w:t>
      </w:r>
      <w:proofErr w:type="gramEnd"/>
    </w:p>
    <w:p w:rsidR="000E7FE7" w:rsidRPr="000E7FE7" w:rsidRDefault="000E7FE7" w:rsidP="000E7FE7">
      <w:pPr>
        <w:numPr>
          <w:ilvl w:val="0"/>
          <w:numId w:val="21"/>
        </w:numPr>
        <w:shd w:val="clear" w:color="auto" w:fill="FFFFFF"/>
        <w:spacing w:before="0" w:after="0" w:line="240" w:lineRule="auto"/>
        <w:ind w:left="113" w:right="113"/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</w:pPr>
      <w:r w:rsidRPr="000E7FE7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>O implemente encapsulando nuestros elementos dentro de </w:t>
      </w:r>
      <w:r w:rsidRPr="000E7FE7">
        <w:rPr>
          <w:rFonts w:ascii="Courier New" w:eastAsia="Times New Roman" w:hAnsi="Courier New" w:cs="Courier New"/>
          <w:color w:val="273B47"/>
          <w:sz w:val="20"/>
          <w:szCs w:val="20"/>
          <w:lang w:val="es-MX" w:eastAsia="es-MX"/>
        </w:rPr>
        <w:t>&lt;&gt;</w:t>
      </w:r>
      <w:r w:rsidRPr="000E7FE7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>.</w:t>
      </w:r>
    </w:p>
    <w:p w:rsidR="000E7FE7" w:rsidRDefault="000E7FE7" w:rsidP="00A3553C">
      <w:pPr>
        <w:shd w:val="clear" w:color="auto" w:fill="FFFFFF"/>
        <w:spacing w:before="0" w:after="0" w:line="240" w:lineRule="auto"/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</w:pPr>
    </w:p>
    <w:p w:rsidR="00453010" w:rsidRDefault="00453010" w:rsidP="00A3553C">
      <w:pPr>
        <w:shd w:val="clear" w:color="auto" w:fill="FFFFFF"/>
        <w:spacing w:before="0" w:after="0" w:line="240" w:lineRule="auto"/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</w:pPr>
    </w:p>
    <w:p w:rsidR="00453010" w:rsidRPr="00453010" w:rsidRDefault="00453010" w:rsidP="00453010">
      <w:pPr>
        <w:pStyle w:val="Ttulo1"/>
      </w:pPr>
      <w:r w:rsidRPr="00453010">
        <w:t>Componente: Layout</w:t>
      </w:r>
    </w:p>
    <w:p w:rsidR="00453010" w:rsidRDefault="00453010" w:rsidP="00453010">
      <w:pPr>
        <w:shd w:val="clear" w:color="auto" w:fill="FFFFFF"/>
        <w:spacing w:before="0" w:after="0" w:line="240" w:lineRule="auto"/>
        <w:jc w:val="center"/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</w:pPr>
      <w:r w:rsidRPr="00453010">
        <w:rPr>
          <w:rFonts w:ascii="Arial" w:eastAsia="Times New Roman" w:hAnsi="Arial" w:cs="Arial"/>
          <w:noProof/>
          <w:color w:val="4A4A4A"/>
          <w:sz w:val="20"/>
          <w:szCs w:val="20"/>
          <w:lang w:val="es-MX" w:eastAsia="es-MX"/>
        </w:rPr>
        <w:drawing>
          <wp:inline distT="0" distB="0" distL="0" distR="0" wp14:anchorId="115F18F0" wp14:editId="5906B740">
            <wp:extent cx="3156857" cy="2958460"/>
            <wp:effectExtent l="0" t="0" r="571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68736" cy="2969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0A0" w:rsidRDefault="009910A0" w:rsidP="00453010">
      <w:pPr>
        <w:shd w:val="clear" w:color="auto" w:fill="FFFFFF"/>
        <w:spacing w:before="0" w:after="0" w:line="240" w:lineRule="auto"/>
        <w:jc w:val="center"/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</w:pPr>
    </w:p>
    <w:p w:rsidR="009910A0" w:rsidRPr="00453010" w:rsidRDefault="009910A0" w:rsidP="009910A0">
      <w:pPr>
        <w:pStyle w:val="Ttulo1"/>
      </w:pPr>
      <w:r w:rsidRPr="009910A0">
        <w:lastRenderedPageBreak/>
        <w:t>Manejando enlaces y configuraciones</w:t>
      </w:r>
      <w:r>
        <w:tab/>
      </w:r>
    </w:p>
    <w:p w:rsidR="009910A0" w:rsidRDefault="009910A0" w:rsidP="00453010">
      <w:pPr>
        <w:shd w:val="clear" w:color="auto" w:fill="FFFFFF"/>
        <w:spacing w:before="0" w:after="0" w:line="240" w:lineRule="auto"/>
        <w:jc w:val="center"/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</w:pPr>
    </w:p>
    <w:p w:rsidR="009910A0" w:rsidRPr="00CF1A40" w:rsidRDefault="009910A0" w:rsidP="00CF1A40">
      <w:pPr>
        <w:spacing w:before="0" w:after="0" w:line="240" w:lineRule="auto"/>
        <w:jc w:val="both"/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</w:pPr>
      <w:r w:rsidRPr="009910A0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 xml:space="preserve">El componente es similar a un elemento ya que nos permite navegar dentro de la aplicación, pero sin la necesidad de tener que recargar la página. Para indicarle el destino a simplemente debemos pasarle la </w:t>
      </w:r>
      <w:proofErr w:type="spellStart"/>
      <w:r w:rsidRPr="009910A0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>prop</w:t>
      </w:r>
      <w:proofErr w:type="spellEnd"/>
      <w:r w:rsidRPr="009910A0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> </w:t>
      </w:r>
      <w:proofErr w:type="spellStart"/>
      <w:r w:rsidRPr="009910A0">
        <w:rPr>
          <w:rFonts w:ascii="Courier New" w:eastAsia="Times New Roman" w:hAnsi="Courier New" w:cs="Courier New"/>
          <w:color w:val="273B47"/>
          <w:sz w:val="20"/>
          <w:szCs w:val="20"/>
          <w:lang w:val="es-MX" w:eastAsia="es-MX"/>
        </w:rPr>
        <w:t>to</w:t>
      </w:r>
      <w:proofErr w:type="spellEnd"/>
      <w:r w:rsidRPr="009910A0">
        <w:rPr>
          <w:rFonts w:ascii="Courier New" w:eastAsia="Times New Roman" w:hAnsi="Courier New" w:cs="Courier New"/>
          <w:color w:val="273B47"/>
          <w:sz w:val="20"/>
          <w:szCs w:val="20"/>
          <w:lang w:val="es-MX" w:eastAsia="es-MX"/>
        </w:rPr>
        <w:t>='/mi-enlace'</w:t>
      </w:r>
      <w:r w:rsidRPr="009910A0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>.</w:t>
      </w:r>
    </w:p>
    <w:p w:rsidR="00CF1A40" w:rsidRDefault="00CF1A40" w:rsidP="00453010">
      <w:pPr>
        <w:shd w:val="clear" w:color="auto" w:fill="FFFFFF"/>
        <w:spacing w:before="0" w:after="0" w:line="240" w:lineRule="auto"/>
        <w:jc w:val="center"/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</w:pPr>
    </w:p>
    <w:p w:rsidR="00D46DE6" w:rsidRPr="00D46DE6" w:rsidRDefault="00D46DE6" w:rsidP="00D46DE6">
      <w:pPr>
        <w:shd w:val="clear" w:color="auto" w:fill="FFFFFF"/>
        <w:spacing w:before="0" w:after="0" w:line="240" w:lineRule="auto"/>
        <w:rPr>
          <w:rFonts w:ascii="Arial" w:eastAsia="Times New Roman" w:hAnsi="Arial" w:cs="Arial"/>
          <w:color w:val="4A4A4A"/>
          <w:sz w:val="24"/>
          <w:szCs w:val="24"/>
          <w:lang w:val="es-MX" w:eastAsia="es-MX"/>
        </w:rPr>
      </w:pPr>
      <w:r w:rsidRPr="00D46DE6">
        <w:rPr>
          <w:rFonts w:ascii="Arial" w:eastAsia="Times New Roman" w:hAnsi="Arial" w:cs="Arial"/>
          <w:color w:val="4A4A4A"/>
          <w:sz w:val="24"/>
          <w:szCs w:val="24"/>
          <w:lang w:val="es-MX" w:eastAsia="es-MX"/>
        </w:rPr>
        <w:t xml:space="preserve">También es bueno porque no tiene limitaciones para darle parámetros, bueno para el SEO </w:t>
      </w:r>
      <w:r w:rsidRPr="00D46DE6">
        <w:rPr>
          <w:rFonts w:ascii="Segoe UI Symbol" w:eastAsia="Times New Roman" w:hAnsi="Segoe UI Symbol" w:cs="Segoe UI Symbol"/>
          <w:color w:val="4A4A4A"/>
          <w:sz w:val="24"/>
          <w:szCs w:val="24"/>
          <w:lang w:val="es-MX" w:eastAsia="es-MX"/>
        </w:rPr>
        <w:t>😄</w:t>
      </w:r>
    </w:p>
    <w:p w:rsidR="00D46DE6" w:rsidRPr="00D46DE6" w:rsidRDefault="00D46DE6" w:rsidP="00D46DE6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D46DE6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&lt;Link to=</w:t>
      </w:r>
      <w:r w:rsidRPr="00D46DE6">
        <w:rPr>
          <w:rFonts w:ascii="Courier New" w:eastAsia="Times New Roman" w:hAnsi="Courier New" w:cs="Courier New"/>
          <w:color w:val="A6E22E"/>
          <w:sz w:val="20"/>
          <w:szCs w:val="20"/>
          <w:lang w:val="en-US" w:eastAsia="es-MX"/>
        </w:rPr>
        <w:t>"/"</w:t>
      </w:r>
      <w:r w:rsidRPr="00D46DE6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 xml:space="preserve"> </w:t>
      </w:r>
      <w:proofErr w:type="spellStart"/>
      <w:r w:rsidRPr="00D46DE6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rel</w:t>
      </w:r>
      <w:proofErr w:type="spellEnd"/>
      <w:r w:rsidRPr="00D46DE6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=</w:t>
      </w:r>
      <w:r w:rsidRPr="00D46DE6">
        <w:rPr>
          <w:rFonts w:ascii="Courier New" w:eastAsia="Times New Roman" w:hAnsi="Courier New" w:cs="Courier New"/>
          <w:color w:val="A6E22E"/>
          <w:sz w:val="20"/>
          <w:szCs w:val="20"/>
          <w:lang w:val="en-US" w:eastAsia="es-MX"/>
        </w:rPr>
        <w:t>"canonical"</w:t>
      </w:r>
      <w:r w:rsidRPr="00D46DE6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&gt;</w:t>
      </w:r>
    </w:p>
    <w:p w:rsidR="00D46DE6" w:rsidRPr="00D46DE6" w:rsidRDefault="00D46DE6" w:rsidP="00D46DE6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D46DE6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       </w:t>
      </w:r>
      <w:r w:rsidRPr="00D46DE6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&lt;</w:t>
      </w:r>
      <w:proofErr w:type="spellStart"/>
      <w:r w:rsidRPr="00D46DE6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img</w:t>
      </w:r>
      <w:proofErr w:type="spellEnd"/>
      <w:r w:rsidRPr="00D46DE6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 xml:space="preserve"> </w:t>
      </w:r>
      <w:proofErr w:type="spellStart"/>
      <w:r w:rsidRPr="00D46DE6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src</w:t>
      </w:r>
      <w:proofErr w:type="spellEnd"/>
      <w:proofErr w:type="gramStart"/>
      <w:r w:rsidRPr="00D46DE6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=</w:t>
      </w:r>
      <w:r w:rsidRPr="00D46DE6">
        <w:rPr>
          <w:rFonts w:ascii="Courier New" w:eastAsia="Times New Roman" w:hAnsi="Courier New" w:cs="Courier New"/>
          <w:color w:val="A6E22E"/>
          <w:sz w:val="20"/>
          <w:szCs w:val="20"/>
          <w:lang w:val="en-US" w:eastAsia="es-MX"/>
        </w:rPr>
        <w:t>{</w:t>
      </w:r>
      <w:proofErr w:type="gramEnd"/>
      <w:r w:rsidRPr="00D46DE6">
        <w:rPr>
          <w:rFonts w:ascii="Courier New" w:eastAsia="Times New Roman" w:hAnsi="Courier New" w:cs="Courier New"/>
          <w:color w:val="A6E22E"/>
          <w:sz w:val="20"/>
          <w:szCs w:val="20"/>
          <w:lang w:val="en-US" w:eastAsia="es-MX"/>
        </w:rPr>
        <w:t>Logo}</w:t>
      </w:r>
      <w:r w:rsidRPr="00D46DE6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 xml:space="preserve"> </w:t>
      </w:r>
      <w:proofErr w:type="spellStart"/>
      <w:r w:rsidRPr="00D46DE6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widht</w:t>
      </w:r>
      <w:proofErr w:type="spellEnd"/>
      <w:r w:rsidRPr="00D46DE6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=</w:t>
      </w:r>
      <w:r w:rsidRPr="00D46DE6">
        <w:rPr>
          <w:rFonts w:ascii="Courier New" w:eastAsia="Times New Roman" w:hAnsi="Courier New" w:cs="Courier New"/>
          <w:color w:val="A6E22E"/>
          <w:sz w:val="20"/>
          <w:szCs w:val="20"/>
          <w:lang w:val="en-US" w:eastAsia="es-MX"/>
        </w:rPr>
        <w:t>"100"</w:t>
      </w:r>
      <w:r w:rsidRPr="00D46DE6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 xml:space="preserve"> /&gt;</w:t>
      </w:r>
    </w:p>
    <w:p w:rsidR="00D46DE6" w:rsidRPr="00130FAB" w:rsidRDefault="00D46DE6" w:rsidP="00D46DE6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1"/>
          <w:szCs w:val="21"/>
          <w:lang w:val="en-US" w:eastAsia="es-MX"/>
        </w:rPr>
      </w:pPr>
      <w:r w:rsidRPr="00130FAB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&lt;/Link&gt;</w:t>
      </w:r>
    </w:p>
    <w:p w:rsidR="00D46DE6" w:rsidRPr="00130FAB" w:rsidRDefault="00D46DE6" w:rsidP="00453010">
      <w:pPr>
        <w:shd w:val="clear" w:color="auto" w:fill="FFFFFF"/>
        <w:spacing w:before="0" w:after="0" w:line="240" w:lineRule="auto"/>
        <w:jc w:val="center"/>
        <w:rPr>
          <w:rFonts w:ascii="Arial" w:eastAsia="Times New Roman" w:hAnsi="Arial" w:cs="Arial"/>
          <w:color w:val="4A4A4A"/>
          <w:sz w:val="20"/>
          <w:szCs w:val="20"/>
          <w:lang w:val="en-US" w:eastAsia="es-MX"/>
        </w:rPr>
      </w:pPr>
    </w:p>
    <w:p w:rsidR="00CF1A40" w:rsidRDefault="00CF1A40" w:rsidP="00453010">
      <w:pPr>
        <w:shd w:val="clear" w:color="auto" w:fill="FFFFFF"/>
        <w:spacing w:before="0" w:after="0" w:line="240" w:lineRule="auto"/>
        <w:jc w:val="center"/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</w:pPr>
      <w:r w:rsidRPr="00CF1A40">
        <w:rPr>
          <w:rFonts w:ascii="Arial" w:eastAsia="Times New Roman" w:hAnsi="Arial" w:cs="Arial"/>
          <w:noProof/>
          <w:color w:val="4A4A4A"/>
          <w:sz w:val="20"/>
          <w:szCs w:val="20"/>
          <w:lang w:val="es-MX" w:eastAsia="es-MX"/>
        </w:rPr>
        <w:drawing>
          <wp:inline distT="0" distB="0" distL="0" distR="0" wp14:anchorId="580763A7" wp14:editId="78273363">
            <wp:extent cx="5732145" cy="2477135"/>
            <wp:effectExtent l="0" t="0" r="190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47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C0A" w:rsidRDefault="00E14C0A" w:rsidP="00453010">
      <w:pPr>
        <w:shd w:val="clear" w:color="auto" w:fill="FFFFFF"/>
        <w:spacing w:before="0" w:after="0" w:line="240" w:lineRule="auto"/>
        <w:jc w:val="center"/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</w:pPr>
    </w:p>
    <w:p w:rsidR="00E14C0A" w:rsidRDefault="00E14C0A" w:rsidP="00E14C0A">
      <w:pPr>
        <w:shd w:val="clear" w:color="auto" w:fill="FFFFFF"/>
        <w:spacing w:before="0" w:after="0" w:line="240" w:lineRule="auto"/>
        <w:jc w:val="both"/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</w:pPr>
    </w:p>
    <w:p w:rsidR="00E14C0A" w:rsidRDefault="00E14C0A" w:rsidP="00E14C0A">
      <w:pPr>
        <w:shd w:val="clear" w:color="auto" w:fill="FFFFFF"/>
        <w:spacing w:before="0" w:after="0" w:line="240" w:lineRule="auto"/>
        <w:jc w:val="both"/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</w:pPr>
    </w:p>
    <w:p w:rsidR="002F665A" w:rsidRDefault="002F665A" w:rsidP="00E14C0A">
      <w:pPr>
        <w:shd w:val="clear" w:color="auto" w:fill="FFFFFF"/>
        <w:spacing w:before="0" w:after="0" w:line="240" w:lineRule="auto"/>
        <w:jc w:val="both"/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</w:pPr>
    </w:p>
    <w:p w:rsidR="002F665A" w:rsidRDefault="002F665A" w:rsidP="00E14C0A">
      <w:pPr>
        <w:shd w:val="clear" w:color="auto" w:fill="FFFFFF"/>
        <w:spacing w:before="0" w:after="0" w:line="240" w:lineRule="auto"/>
        <w:jc w:val="both"/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</w:pPr>
    </w:p>
    <w:p w:rsidR="002F665A" w:rsidRDefault="002F665A" w:rsidP="00E14C0A">
      <w:pPr>
        <w:shd w:val="clear" w:color="auto" w:fill="FFFFFF"/>
        <w:spacing w:before="0" w:after="0" w:line="240" w:lineRule="auto"/>
        <w:jc w:val="both"/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</w:pPr>
    </w:p>
    <w:p w:rsidR="002F665A" w:rsidRDefault="002F665A" w:rsidP="00E14C0A">
      <w:pPr>
        <w:shd w:val="clear" w:color="auto" w:fill="FFFFFF"/>
        <w:spacing w:before="0" w:after="0" w:line="240" w:lineRule="auto"/>
        <w:jc w:val="both"/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</w:pPr>
    </w:p>
    <w:p w:rsidR="002F665A" w:rsidRDefault="002F665A" w:rsidP="00E14C0A">
      <w:pPr>
        <w:shd w:val="clear" w:color="auto" w:fill="FFFFFF"/>
        <w:spacing w:before="0" w:after="0" w:line="240" w:lineRule="auto"/>
        <w:jc w:val="both"/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</w:pPr>
    </w:p>
    <w:p w:rsidR="002F665A" w:rsidRDefault="002F665A" w:rsidP="00E14C0A">
      <w:pPr>
        <w:shd w:val="clear" w:color="auto" w:fill="FFFFFF"/>
        <w:spacing w:before="0" w:after="0" w:line="240" w:lineRule="auto"/>
        <w:jc w:val="both"/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</w:pPr>
    </w:p>
    <w:p w:rsidR="002F665A" w:rsidRDefault="002F665A" w:rsidP="00E14C0A">
      <w:pPr>
        <w:shd w:val="clear" w:color="auto" w:fill="FFFFFF"/>
        <w:spacing w:before="0" w:after="0" w:line="240" w:lineRule="auto"/>
        <w:jc w:val="both"/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</w:pPr>
    </w:p>
    <w:p w:rsidR="002F665A" w:rsidRPr="004E1AED" w:rsidRDefault="002F665A" w:rsidP="002F665A">
      <w:pPr>
        <w:pStyle w:val="Puesto"/>
      </w:pPr>
      <w:r w:rsidRPr="002F665A">
        <w:t>¿Qué es Redux?</w:t>
      </w:r>
    </w:p>
    <w:p w:rsidR="002F665A" w:rsidRPr="002F665A" w:rsidRDefault="002F665A" w:rsidP="00E14C0A">
      <w:pPr>
        <w:shd w:val="clear" w:color="auto" w:fill="FFFFFF"/>
        <w:spacing w:before="0" w:after="0" w:line="240" w:lineRule="auto"/>
        <w:jc w:val="both"/>
        <w:rPr>
          <w:rFonts w:ascii="Arial" w:eastAsia="Times New Roman" w:hAnsi="Arial" w:cs="Arial"/>
          <w:color w:val="4A4A4A"/>
          <w:sz w:val="20"/>
          <w:szCs w:val="20"/>
          <w:lang w:eastAsia="es-MX"/>
        </w:rPr>
      </w:pPr>
    </w:p>
    <w:p w:rsidR="002F665A" w:rsidRPr="002F665A" w:rsidRDefault="002F665A" w:rsidP="002F665A">
      <w:pPr>
        <w:pStyle w:val="Ttulo1"/>
      </w:pPr>
      <w:r w:rsidRPr="002F665A">
        <w:t>¿Qué es Redux?</w:t>
      </w:r>
    </w:p>
    <w:p w:rsidR="00E14C0A" w:rsidRPr="00E14C0A" w:rsidRDefault="00E14C0A" w:rsidP="002F665A">
      <w:pPr>
        <w:pStyle w:val="NormalWeb"/>
        <w:shd w:val="clear" w:color="auto" w:fill="FFFFFF"/>
        <w:spacing w:before="240" w:beforeAutospacing="0" w:after="240" w:afterAutospacing="0"/>
        <w:jc w:val="both"/>
        <w:rPr>
          <w:rFonts w:ascii="Arial" w:hAnsi="Arial" w:cs="Arial"/>
          <w:color w:val="273B47"/>
          <w:sz w:val="20"/>
          <w:szCs w:val="20"/>
        </w:rPr>
      </w:pPr>
      <w:proofErr w:type="spellStart"/>
      <w:r w:rsidRPr="00E14C0A">
        <w:rPr>
          <w:rFonts w:ascii="Arial" w:hAnsi="Arial" w:cs="Arial"/>
          <w:color w:val="273B47"/>
          <w:sz w:val="20"/>
          <w:szCs w:val="20"/>
        </w:rPr>
        <w:t>Redux</w:t>
      </w:r>
      <w:proofErr w:type="spellEnd"/>
      <w:r w:rsidRPr="00E14C0A">
        <w:rPr>
          <w:rFonts w:ascii="Arial" w:hAnsi="Arial" w:cs="Arial"/>
          <w:color w:val="273B47"/>
          <w:sz w:val="20"/>
          <w:szCs w:val="20"/>
        </w:rPr>
        <w:t xml:space="preserve"> nos permite tener un contenedor predecible del estado en aplicaciones creadas con JavaScript, Nos ayuda a escribir aplicaciones que se comportan de una manera consistente, Esto significa que podemos utilizar esta lógica en aplicaciones del lado del cliente, trabajar del lado del servidor o crear aplicaciones para dispositivos móviles.</w:t>
      </w:r>
    </w:p>
    <w:p w:rsidR="00E14C0A" w:rsidRPr="00E14C0A" w:rsidRDefault="00E14C0A" w:rsidP="002F665A">
      <w:pPr>
        <w:pStyle w:val="NormalWeb"/>
        <w:shd w:val="clear" w:color="auto" w:fill="FFFFFF"/>
        <w:spacing w:before="240" w:beforeAutospacing="0" w:after="240" w:afterAutospacing="0"/>
        <w:jc w:val="both"/>
        <w:rPr>
          <w:rFonts w:ascii="Arial" w:hAnsi="Arial" w:cs="Arial"/>
          <w:color w:val="273B47"/>
          <w:sz w:val="20"/>
          <w:szCs w:val="20"/>
        </w:rPr>
      </w:pPr>
      <w:r w:rsidRPr="00E14C0A">
        <w:rPr>
          <w:rFonts w:ascii="Arial" w:hAnsi="Arial" w:cs="Arial"/>
          <w:color w:val="273B47"/>
          <w:sz w:val="20"/>
          <w:szCs w:val="20"/>
        </w:rPr>
        <w:t xml:space="preserve">Uno de los principales uso que tiene </w:t>
      </w:r>
      <w:proofErr w:type="spellStart"/>
      <w:r w:rsidRPr="00E14C0A">
        <w:rPr>
          <w:rFonts w:ascii="Arial" w:hAnsi="Arial" w:cs="Arial"/>
          <w:color w:val="273B47"/>
          <w:sz w:val="20"/>
          <w:szCs w:val="20"/>
        </w:rPr>
        <w:t>Redux</w:t>
      </w:r>
      <w:proofErr w:type="spellEnd"/>
      <w:r w:rsidRPr="00E14C0A">
        <w:rPr>
          <w:rFonts w:ascii="Arial" w:hAnsi="Arial" w:cs="Arial"/>
          <w:color w:val="273B47"/>
          <w:sz w:val="20"/>
          <w:szCs w:val="20"/>
        </w:rPr>
        <w:t xml:space="preserve"> es con </w:t>
      </w:r>
      <w:proofErr w:type="spellStart"/>
      <w:r w:rsidRPr="00E14C0A">
        <w:rPr>
          <w:rFonts w:ascii="Arial" w:hAnsi="Arial" w:cs="Arial"/>
          <w:color w:val="273B47"/>
          <w:sz w:val="20"/>
          <w:szCs w:val="20"/>
        </w:rPr>
        <w:t>React</w:t>
      </w:r>
      <w:proofErr w:type="spellEnd"/>
      <w:r w:rsidRPr="00E14C0A">
        <w:rPr>
          <w:rFonts w:ascii="Arial" w:hAnsi="Arial" w:cs="Arial"/>
          <w:color w:val="273B47"/>
          <w:sz w:val="20"/>
          <w:szCs w:val="20"/>
        </w:rPr>
        <w:t xml:space="preserve"> pero puede ser implementado en cualquier librería o proyecto que </w:t>
      </w:r>
      <w:proofErr w:type="spellStart"/>
      <w:r w:rsidRPr="00E14C0A">
        <w:rPr>
          <w:rFonts w:ascii="Arial" w:hAnsi="Arial" w:cs="Arial"/>
          <w:color w:val="273B47"/>
          <w:sz w:val="20"/>
          <w:szCs w:val="20"/>
        </w:rPr>
        <w:t>este</w:t>
      </w:r>
      <w:proofErr w:type="spellEnd"/>
      <w:r w:rsidRPr="00E14C0A">
        <w:rPr>
          <w:rFonts w:ascii="Arial" w:hAnsi="Arial" w:cs="Arial"/>
          <w:color w:val="273B47"/>
          <w:sz w:val="20"/>
          <w:szCs w:val="20"/>
        </w:rPr>
        <w:t xml:space="preserve"> construido con JavaScript, lo cual incluye a Angular, </w:t>
      </w:r>
      <w:proofErr w:type="spellStart"/>
      <w:r w:rsidRPr="00E14C0A">
        <w:rPr>
          <w:rFonts w:ascii="Arial" w:hAnsi="Arial" w:cs="Arial"/>
          <w:color w:val="273B47"/>
          <w:sz w:val="20"/>
          <w:szCs w:val="20"/>
        </w:rPr>
        <w:t>Vue</w:t>
      </w:r>
      <w:proofErr w:type="spellEnd"/>
      <w:r w:rsidRPr="00E14C0A">
        <w:rPr>
          <w:rFonts w:ascii="Arial" w:hAnsi="Arial" w:cs="Arial"/>
          <w:color w:val="273B47"/>
          <w:sz w:val="20"/>
          <w:szCs w:val="20"/>
        </w:rPr>
        <w:t xml:space="preserve"> o algún otro </w:t>
      </w:r>
      <w:proofErr w:type="spellStart"/>
      <w:r w:rsidRPr="00E14C0A">
        <w:rPr>
          <w:rFonts w:ascii="Arial" w:hAnsi="Arial" w:cs="Arial"/>
          <w:color w:val="273B47"/>
          <w:sz w:val="20"/>
          <w:szCs w:val="20"/>
        </w:rPr>
        <w:t>framework</w:t>
      </w:r>
      <w:proofErr w:type="spellEnd"/>
      <w:r w:rsidRPr="00E14C0A">
        <w:rPr>
          <w:rFonts w:ascii="Arial" w:hAnsi="Arial" w:cs="Arial"/>
          <w:color w:val="273B47"/>
          <w:sz w:val="20"/>
          <w:szCs w:val="20"/>
        </w:rPr>
        <w:t xml:space="preserve"> o librería.</w:t>
      </w:r>
    </w:p>
    <w:p w:rsidR="00E14C0A" w:rsidRPr="00E14C0A" w:rsidRDefault="00E14C0A" w:rsidP="002F665A">
      <w:pPr>
        <w:pStyle w:val="NormalWeb"/>
        <w:shd w:val="clear" w:color="auto" w:fill="FFFFFF"/>
        <w:spacing w:before="240" w:beforeAutospacing="0" w:after="240" w:afterAutospacing="0"/>
        <w:jc w:val="both"/>
        <w:rPr>
          <w:rFonts w:ascii="Arial" w:hAnsi="Arial" w:cs="Arial"/>
          <w:color w:val="273B47"/>
          <w:sz w:val="20"/>
          <w:szCs w:val="20"/>
        </w:rPr>
      </w:pPr>
      <w:proofErr w:type="spellStart"/>
      <w:r w:rsidRPr="00E14C0A">
        <w:rPr>
          <w:rFonts w:ascii="Arial" w:hAnsi="Arial" w:cs="Arial"/>
          <w:color w:val="273B47"/>
          <w:sz w:val="20"/>
          <w:szCs w:val="20"/>
        </w:rPr>
        <w:t>Redux</w:t>
      </w:r>
      <w:proofErr w:type="spellEnd"/>
      <w:r w:rsidRPr="00E14C0A">
        <w:rPr>
          <w:rFonts w:ascii="Arial" w:hAnsi="Arial" w:cs="Arial"/>
          <w:color w:val="273B47"/>
          <w:sz w:val="20"/>
          <w:szCs w:val="20"/>
        </w:rPr>
        <w:t xml:space="preserve"> nace de la arquitectura Flux, tomando inspiración del lenguaje funcional </w:t>
      </w:r>
      <w:proofErr w:type="spellStart"/>
      <w:r w:rsidRPr="00E14C0A">
        <w:rPr>
          <w:rFonts w:ascii="Arial" w:hAnsi="Arial" w:cs="Arial"/>
          <w:color w:val="273B47"/>
          <w:sz w:val="20"/>
          <w:szCs w:val="20"/>
        </w:rPr>
        <w:t>Elm</w:t>
      </w:r>
      <w:proofErr w:type="spellEnd"/>
      <w:r w:rsidRPr="00E14C0A">
        <w:rPr>
          <w:rFonts w:ascii="Arial" w:hAnsi="Arial" w:cs="Arial"/>
          <w:color w:val="273B47"/>
          <w:sz w:val="20"/>
          <w:szCs w:val="20"/>
        </w:rPr>
        <w:t xml:space="preserve"> y es creado por Dan </w:t>
      </w:r>
      <w:proofErr w:type="spellStart"/>
      <w:r w:rsidRPr="00E14C0A">
        <w:rPr>
          <w:rFonts w:ascii="Arial" w:hAnsi="Arial" w:cs="Arial"/>
          <w:color w:val="273B47"/>
          <w:sz w:val="20"/>
          <w:szCs w:val="20"/>
        </w:rPr>
        <w:t>Abramov</w:t>
      </w:r>
      <w:proofErr w:type="spellEnd"/>
      <w:r w:rsidRPr="00E14C0A">
        <w:rPr>
          <w:rFonts w:ascii="Arial" w:hAnsi="Arial" w:cs="Arial"/>
          <w:color w:val="273B47"/>
          <w:sz w:val="20"/>
          <w:szCs w:val="20"/>
        </w:rPr>
        <w:t xml:space="preserve"> y Andrew Clark en el 2015, Hoy en día es una de las librerías más utilizadas para el manejo del flujo de la información en aplicaciones.</w:t>
      </w:r>
    </w:p>
    <w:p w:rsidR="00E14C0A" w:rsidRPr="00E14C0A" w:rsidRDefault="00E14C0A" w:rsidP="002F665A">
      <w:pPr>
        <w:pStyle w:val="NormalWeb"/>
        <w:shd w:val="clear" w:color="auto" w:fill="FFFFFF"/>
        <w:spacing w:before="240" w:beforeAutospacing="0" w:after="240" w:afterAutospacing="0"/>
        <w:jc w:val="both"/>
        <w:rPr>
          <w:rFonts w:ascii="Arial" w:hAnsi="Arial" w:cs="Arial"/>
          <w:color w:val="273B47"/>
          <w:sz w:val="20"/>
          <w:szCs w:val="20"/>
        </w:rPr>
      </w:pPr>
      <w:r w:rsidRPr="00E14C0A">
        <w:rPr>
          <w:rFonts w:ascii="Arial" w:hAnsi="Arial" w:cs="Arial"/>
          <w:color w:val="273B47"/>
          <w:sz w:val="20"/>
          <w:szCs w:val="20"/>
        </w:rPr>
        <w:lastRenderedPageBreak/>
        <w:t xml:space="preserve">Una de las principales motivaciones para crear </w:t>
      </w:r>
      <w:proofErr w:type="spellStart"/>
      <w:r w:rsidRPr="00E14C0A">
        <w:rPr>
          <w:rFonts w:ascii="Arial" w:hAnsi="Arial" w:cs="Arial"/>
          <w:color w:val="273B47"/>
          <w:sz w:val="20"/>
          <w:szCs w:val="20"/>
        </w:rPr>
        <w:t>Redux</w:t>
      </w:r>
      <w:proofErr w:type="spellEnd"/>
      <w:r w:rsidRPr="00E14C0A">
        <w:rPr>
          <w:rFonts w:ascii="Arial" w:hAnsi="Arial" w:cs="Arial"/>
          <w:color w:val="273B47"/>
          <w:sz w:val="20"/>
          <w:szCs w:val="20"/>
        </w:rPr>
        <w:t xml:space="preserve"> nace en resolver un problema y era el manejo del estado y el flujo de nuestras aplicaciones creadas en JavaScript. </w:t>
      </w:r>
      <w:proofErr w:type="spellStart"/>
      <w:r w:rsidRPr="00E14C0A">
        <w:rPr>
          <w:rFonts w:ascii="Arial" w:hAnsi="Arial" w:cs="Arial"/>
          <w:color w:val="273B47"/>
          <w:sz w:val="20"/>
          <w:szCs w:val="20"/>
        </w:rPr>
        <w:t>Redux</w:t>
      </w:r>
      <w:proofErr w:type="spellEnd"/>
      <w:r w:rsidRPr="00E14C0A">
        <w:rPr>
          <w:rFonts w:ascii="Arial" w:hAnsi="Arial" w:cs="Arial"/>
          <w:color w:val="273B47"/>
          <w:sz w:val="20"/>
          <w:szCs w:val="20"/>
        </w:rPr>
        <w:t xml:space="preserve"> propone una forma de manejar el estado donde podamos controlar cómo vamos a interactuar con otros elementos (llamadas a un API) o interacciones dentro de nuestra aplicación, teniendo en cuenta esto, </w:t>
      </w:r>
      <w:proofErr w:type="spellStart"/>
      <w:r w:rsidRPr="00E14C0A">
        <w:rPr>
          <w:rFonts w:ascii="Arial" w:hAnsi="Arial" w:cs="Arial"/>
          <w:color w:val="273B47"/>
          <w:sz w:val="20"/>
          <w:szCs w:val="20"/>
        </w:rPr>
        <w:t>Redux</w:t>
      </w:r>
      <w:proofErr w:type="spellEnd"/>
      <w:r w:rsidRPr="00E14C0A">
        <w:rPr>
          <w:rFonts w:ascii="Arial" w:hAnsi="Arial" w:cs="Arial"/>
          <w:color w:val="273B47"/>
          <w:sz w:val="20"/>
          <w:szCs w:val="20"/>
        </w:rPr>
        <w:t xml:space="preserve"> intenta de predecir las mutaciones que pueda sufrir el estado, creando restricciones de cuando y como pueden ser ejecutadas las actualizaciones en nuestras aplicaciones.</w:t>
      </w:r>
    </w:p>
    <w:p w:rsidR="00E14C0A" w:rsidRPr="00E14C0A" w:rsidRDefault="00E14C0A" w:rsidP="002F665A">
      <w:pPr>
        <w:pStyle w:val="NormalWeb"/>
        <w:shd w:val="clear" w:color="auto" w:fill="FFFFFF"/>
        <w:spacing w:before="240" w:beforeAutospacing="0" w:after="240" w:afterAutospacing="0"/>
        <w:jc w:val="both"/>
        <w:rPr>
          <w:rFonts w:ascii="Arial" w:hAnsi="Arial" w:cs="Arial"/>
          <w:color w:val="273B47"/>
          <w:sz w:val="20"/>
          <w:szCs w:val="20"/>
        </w:rPr>
      </w:pPr>
      <w:proofErr w:type="spellStart"/>
      <w:r w:rsidRPr="00E14C0A">
        <w:rPr>
          <w:rFonts w:ascii="Arial" w:hAnsi="Arial" w:cs="Arial"/>
          <w:color w:val="273B47"/>
          <w:sz w:val="20"/>
          <w:szCs w:val="20"/>
        </w:rPr>
        <w:t>Redux</w:t>
      </w:r>
      <w:proofErr w:type="spellEnd"/>
      <w:r w:rsidRPr="00E14C0A">
        <w:rPr>
          <w:rFonts w:ascii="Arial" w:hAnsi="Arial" w:cs="Arial"/>
          <w:color w:val="273B47"/>
          <w:sz w:val="20"/>
          <w:szCs w:val="20"/>
        </w:rPr>
        <w:t xml:space="preserve"> es una librería muy pequeña que se puede incorporar en cualquier proyecto construido en JavaScript y se basa en tres principios:</w:t>
      </w:r>
    </w:p>
    <w:p w:rsidR="00E14C0A" w:rsidRPr="00E14C0A" w:rsidRDefault="00E14C0A" w:rsidP="002F665A">
      <w:pPr>
        <w:pStyle w:val="Ttulo3"/>
        <w:shd w:val="clear" w:color="auto" w:fill="FFFFFF"/>
        <w:spacing w:before="240" w:after="240" w:line="240" w:lineRule="auto"/>
        <w:jc w:val="both"/>
        <w:rPr>
          <w:rFonts w:ascii="Arial" w:hAnsi="Arial" w:cs="Arial"/>
          <w:color w:val="273B47"/>
          <w:sz w:val="20"/>
          <w:szCs w:val="20"/>
        </w:rPr>
      </w:pPr>
      <w:r w:rsidRPr="00E14C0A">
        <w:rPr>
          <w:rFonts w:ascii="Arial" w:hAnsi="Arial" w:cs="Arial"/>
          <w:color w:val="273B47"/>
          <w:sz w:val="20"/>
          <w:szCs w:val="20"/>
        </w:rPr>
        <w:t>Única fuente de la verdad:</w:t>
      </w:r>
    </w:p>
    <w:p w:rsidR="00E14C0A" w:rsidRPr="00E14C0A" w:rsidRDefault="00E14C0A" w:rsidP="002F665A">
      <w:pPr>
        <w:pStyle w:val="NormalWeb"/>
        <w:shd w:val="clear" w:color="auto" w:fill="FFFFFF"/>
        <w:spacing w:before="240" w:beforeAutospacing="0" w:after="240" w:afterAutospacing="0"/>
        <w:jc w:val="both"/>
        <w:rPr>
          <w:rFonts w:ascii="Arial" w:hAnsi="Arial" w:cs="Arial"/>
          <w:color w:val="273B47"/>
          <w:sz w:val="20"/>
          <w:szCs w:val="20"/>
        </w:rPr>
      </w:pPr>
      <w:r w:rsidRPr="00E14C0A">
        <w:rPr>
          <w:rFonts w:ascii="Arial" w:hAnsi="Arial" w:cs="Arial"/>
          <w:color w:val="273B47"/>
          <w:sz w:val="20"/>
          <w:szCs w:val="20"/>
        </w:rPr>
        <w:t>Nuestra aplicación solo debe de tener un único Store y es la única fuente de información.</w:t>
      </w:r>
    </w:p>
    <w:p w:rsidR="00E14C0A" w:rsidRPr="00E14C0A" w:rsidRDefault="00E14C0A" w:rsidP="002F665A">
      <w:pPr>
        <w:pStyle w:val="Ttulo3"/>
        <w:shd w:val="clear" w:color="auto" w:fill="FFFFFF"/>
        <w:spacing w:before="240" w:after="240" w:line="240" w:lineRule="auto"/>
        <w:jc w:val="both"/>
        <w:rPr>
          <w:rFonts w:ascii="Arial" w:hAnsi="Arial" w:cs="Arial"/>
          <w:color w:val="273B47"/>
          <w:sz w:val="20"/>
          <w:szCs w:val="20"/>
        </w:rPr>
      </w:pPr>
      <w:r w:rsidRPr="00E14C0A">
        <w:rPr>
          <w:rFonts w:ascii="Arial" w:hAnsi="Arial" w:cs="Arial"/>
          <w:color w:val="273B47"/>
          <w:sz w:val="20"/>
          <w:szCs w:val="20"/>
        </w:rPr>
        <w:t>El estado es de solo lectura</w:t>
      </w:r>
    </w:p>
    <w:p w:rsidR="00E14C0A" w:rsidRPr="00E14C0A" w:rsidRDefault="00E14C0A" w:rsidP="002F665A">
      <w:pPr>
        <w:pStyle w:val="NormalWeb"/>
        <w:shd w:val="clear" w:color="auto" w:fill="FFFFFF"/>
        <w:spacing w:before="240" w:beforeAutospacing="0" w:after="240" w:afterAutospacing="0"/>
        <w:jc w:val="both"/>
        <w:rPr>
          <w:rFonts w:ascii="Arial" w:hAnsi="Arial" w:cs="Arial"/>
          <w:color w:val="273B47"/>
          <w:sz w:val="20"/>
          <w:szCs w:val="20"/>
        </w:rPr>
      </w:pPr>
      <w:r w:rsidRPr="00E14C0A">
        <w:rPr>
          <w:rFonts w:ascii="Arial" w:hAnsi="Arial" w:cs="Arial"/>
          <w:color w:val="273B47"/>
          <w:sz w:val="20"/>
          <w:szCs w:val="20"/>
        </w:rPr>
        <w:t>La única forma de modificar el estado es emitiendo un acción, este objeto describe lo que va a ocurrir.</w:t>
      </w:r>
    </w:p>
    <w:p w:rsidR="00E14C0A" w:rsidRPr="00E14C0A" w:rsidRDefault="00E14C0A" w:rsidP="002F665A">
      <w:pPr>
        <w:pStyle w:val="Ttulo3"/>
        <w:shd w:val="clear" w:color="auto" w:fill="FFFFFF"/>
        <w:spacing w:before="240" w:after="240" w:line="240" w:lineRule="auto"/>
        <w:jc w:val="both"/>
        <w:rPr>
          <w:rFonts w:ascii="Arial" w:hAnsi="Arial" w:cs="Arial"/>
          <w:color w:val="273B47"/>
          <w:sz w:val="20"/>
          <w:szCs w:val="20"/>
        </w:rPr>
      </w:pPr>
      <w:r w:rsidRPr="00E14C0A">
        <w:rPr>
          <w:rFonts w:ascii="Arial" w:hAnsi="Arial" w:cs="Arial"/>
          <w:color w:val="273B47"/>
          <w:sz w:val="20"/>
          <w:szCs w:val="20"/>
        </w:rPr>
        <w:t>Los cambios se realizan con funciones puras</w:t>
      </w:r>
    </w:p>
    <w:p w:rsidR="00E14C0A" w:rsidRPr="00E14C0A" w:rsidRDefault="00E14C0A" w:rsidP="002F665A">
      <w:pPr>
        <w:pStyle w:val="NormalWeb"/>
        <w:shd w:val="clear" w:color="auto" w:fill="FFFFFF"/>
        <w:spacing w:before="240" w:beforeAutospacing="0" w:after="240" w:afterAutospacing="0"/>
        <w:jc w:val="both"/>
        <w:rPr>
          <w:rFonts w:ascii="Arial" w:hAnsi="Arial" w:cs="Arial"/>
          <w:color w:val="273B47"/>
          <w:sz w:val="20"/>
          <w:szCs w:val="20"/>
        </w:rPr>
      </w:pPr>
      <w:r w:rsidRPr="00E14C0A">
        <w:rPr>
          <w:rFonts w:ascii="Arial" w:hAnsi="Arial" w:cs="Arial"/>
          <w:color w:val="273B47"/>
          <w:sz w:val="20"/>
          <w:szCs w:val="20"/>
        </w:rPr>
        <w:t xml:space="preserve">Para realizar cambios al estado es necesario utilizar </w:t>
      </w:r>
      <w:proofErr w:type="spellStart"/>
      <w:r w:rsidRPr="00E14C0A">
        <w:rPr>
          <w:rFonts w:ascii="Arial" w:hAnsi="Arial" w:cs="Arial"/>
          <w:color w:val="273B47"/>
          <w:sz w:val="20"/>
          <w:szCs w:val="20"/>
        </w:rPr>
        <w:t>Reducers</w:t>
      </w:r>
      <w:proofErr w:type="spellEnd"/>
      <w:r w:rsidRPr="00E14C0A">
        <w:rPr>
          <w:rFonts w:ascii="Arial" w:hAnsi="Arial" w:cs="Arial"/>
          <w:color w:val="273B47"/>
          <w:sz w:val="20"/>
          <w:szCs w:val="20"/>
        </w:rPr>
        <w:t xml:space="preserve"> los cuales son funciones puras que toman el estado anterior, una acción y devuelve un nuevo estado con las modificaciones necesarias.</w:t>
      </w:r>
    </w:p>
    <w:p w:rsidR="007C004C" w:rsidRDefault="00E14C0A" w:rsidP="002F665A">
      <w:pPr>
        <w:pStyle w:val="NormalWeb"/>
        <w:shd w:val="clear" w:color="auto" w:fill="FFFFFF"/>
        <w:spacing w:before="240" w:beforeAutospacing="0" w:after="240" w:afterAutospacing="0"/>
        <w:jc w:val="both"/>
        <w:rPr>
          <w:rFonts w:ascii="Arial" w:hAnsi="Arial" w:cs="Arial"/>
          <w:color w:val="273B47"/>
          <w:sz w:val="20"/>
          <w:szCs w:val="20"/>
        </w:rPr>
      </w:pPr>
      <w:r w:rsidRPr="00E14C0A">
        <w:rPr>
          <w:rFonts w:ascii="Arial" w:hAnsi="Arial" w:cs="Arial"/>
          <w:color w:val="273B47"/>
          <w:sz w:val="20"/>
          <w:szCs w:val="20"/>
        </w:rPr>
        <w:t xml:space="preserve">Teniendo en cuenta esta información continuaremos en el curso explicando cada uno de estos elementos que incorpora </w:t>
      </w:r>
      <w:proofErr w:type="spellStart"/>
      <w:r w:rsidRPr="00E14C0A">
        <w:rPr>
          <w:rFonts w:ascii="Arial" w:hAnsi="Arial" w:cs="Arial"/>
          <w:color w:val="273B47"/>
          <w:sz w:val="20"/>
          <w:szCs w:val="20"/>
        </w:rPr>
        <w:t>Redux</w:t>
      </w:r>
      <w:proofErr w:type="spellEnd"/>
      <w:r w:rsidRPr="00E14C0A">
        <w:rPr>
          <w:rFonts w:ascii="Arial" w:hAnsi="Arial" w:cs="Arial"/>
          <w:color w:val="273B47"/>
          <w:sz w:val="20"/>
          <w:szCs w:val="20"/>
        </w:rPr>
        <w:t xml:space="preserve"> en nuestra aplicación </w:t>
      </w:r>
      <w:proofErr w:type="spellStart"/>
      <w:r w:rsidRPr="00E14C0A">
        <w:rPr>
          <w:rFonts w:ascii="Arial" w:hAnsi="Arial" w:cs="Arial"/>
          <w:color w:val="273B47"/>
          <w:sz w:val="20"/>
          <w:szCs w:val="20"/>
        </w:rPr>
        <w:t>Platzi</w:t>
      </w:r>
      <w:proofErr w:type="spellEnd"/>
      <w:r w:rsidRPr="00E14C0A">
        <w:rPr>
          <w:rFonts w:ascii="Arial" w:hAnsi="Arial" w:cs="Arial"/>
          <w:color w:val="273B47"/>
          <w:sz w:val="20"/>
          <w:szCs w:val="20"/>
        </w:rPr>
        <w:t xml:space="preserve"> Video.</w:t>
      </w:r>
    </w:p>
    <w:p w:rsidR="007C004C" w:rsidRDefault="003D5CE5" w:rsidP="007C004C">
      <w:pPr>
        <w:shd w:val="clear" w:color="auto" w:fill="FFFFFF"/>
        <w:spacing w:before="0" w:after="0" w:line="240" w:lineRule="auto"/>
        <w:jc w:val="both"/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</w:pPr>
      <w:hyperlink r:id="rId14" w:history="1">
        <w:r w:rsidRPr="00F61F21">
          <w:rPr>
            <w:rStyle w:val="Hipervnculo"/>
            <w:rFonts w:ascii="Arial" w:eastAsia="Times New Roman" w:hAnsi="Arial" w:cs="Arial"/>
            <w:sz w:val="20"/>
            <w:szCs w:val="20"/>
            <w:lang w:val="es-MX" w:eastAsia="es-MX"/>
          </w:rPr>
          <w:t>https://carlosazaustre.Des/como-funciona-flux</w:t>
        </w:r>
      </w:hyperlink>
    </w:p>
    <w:p w:rsidR="00234CD4" w:rsidRDefault="00234CD4" w:rsidP="002F665A">
      <w:pPr>
        <w:pStyle w:val="NormalWeb"/>
        <w:shd w:val="clear" w:color="auto" w:fill="FFFFFF"/>
        <w:spacing w:before="240" w:beforeAutospacing="0" w:after="240" w:afterAutospacing="0"/>
        <w:jc w:val="both"/>
        <w:rPr>
          <w:rFonts w:ascii="Arial" w:hAnsi="Arial" w:cs="Arial"/>
          <w:color w:val="273B47"/>
          <w:sz w:val="20"/>
          <w:szCs w:val="20"/>
        </w:rPr>
      </w:pPr>
    </w:p>
    <w:p w:rsidR="00234CD4" w:rsidRPr="002F665A" w:rsidRDefault="004A12EA" w:rsidP="00234CD4">
      <w:pPr>
        <w:pStyle w:val="Ttulo1"/>
      </w:pPr>
      <w:r w:rsidRPr="004A12EA">
        <w:t>Instalación de Redux</w:t>
      </w:r>
    </w:p>
    <w:p w:rsidR="004A12EA" w:rsidRPr="004A12EA" w:rsidRDefault="004A12EA" w:rsidP="004A12EA">
      <w:pPr>
        <w:shd w:val="clear" w:color="auto" w:fill="FFFFFF"/>
        <w:spacing w:before="113" w:after="0" w:line="240" w:lineRule="auto"/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</w:pPr>
      <w:r w:rsidRPr="004A12EA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 xml:space="preserve">Vamos a instalar las dependencias para poder trabajar con </w:t>
      </w:r>
      <w:proofErr w:type="spellStart"/>
      <w:r w:rsidRPr="004A12EA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>Redux</w:t>
      </w:r>
      <w:proofErr w:type="spellEnd"/>
      <w:r w:rsidRPr="004A12EA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>:</w:t>
      </w:r>
    </w:p>
    <w:p w:rsidR="004A12EA" w:rsidRPr="004A12EA" w:rsidRDefault="004A12EA" w:rsidP="004A12EA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DDDDDD"/>
          <w:sz w:val="20"/>
          <w:szCs w:val="20"/>
          <w:shd w:val="clear" w:color="auto" w:fill="272822"/>
          <w:lang w:val="en-US" w:eastAsia="es-MX"/>
        </w:rPr>
      </w:pPr>
      <w:proofErr w:type="spellStart"/>
      <w:proofErr w:type="gramStart"/>
      <w:r w:rsidRPr="004A12EA">
        <w:rPr>
          <w:rFonts w:ascii="Courier New" w:eastAsia="Times New Roman" w:hAnsi="Courier New" w:cs="Courier New"/>
          <w:color w:val="DDDDDD"/>
          <w:sz w:val="20"/>
          <w:szCs w:val="20"/>
          <w:shd w:val="clear" w:color="auto" w:fill="272822"/>
          <w:lang w:val="en-US" w:eastAsia="es-MX"/>
        </w:rPr>
        <w:t>npm</w:t>
      </w:r>
      <w:proofErr w:type="spellEnd"/>
      <w:proofErr w:type="gramEnd"/>
      <w:r w:rsidRPr="004A12EA">
        <w:rPr>
          <w:rFonts w:ascii="Courier New" w:eastAsia="Times New Roman" w:hAnsi="Courier New" w:cs="Courier New"/>
          <w:color w:val="DDDDDD"/>
          <w:sz w:val="20"/>
          <w:szCs w:val="20"/>
          <w:shd w:val="clear" w:color="auto" w:fill="272822"/>
          <w:lang w:val="en-US" w:eastAsia="es-MX"/>
        </w:rPr>
        <w:t xml:space="preserve"> </w:t>
      </w:r>
      <w:r w:rsidRPr="004A12EA">
        <w:rPr>
          <w:rFonts w:ascii="Courier New" w:eastAsia="Times New Roman" w:hAnsi="Courier New" w:cs="Courier New"/>
          <w:b/>
          <w:bCs/>
          <w:color w:val="F92672"/>
          <w:sz w:val="20"/>
          <w:szCs w:val="20"/>
          <w:shd w:val="clear" w:color="auto" w:fill="272822"/>
          <w:lang w:val="en-US" w:eastAsia="es-MX"/>
        </w:rPr>
        <w:t>install</w:t>
      </w:r>
      <w:r w:rsidRPr="004A12EA">
        <w:rPr>
          <w:rFonts w:ascii="Courier New" w:eastAsia="Times New Roman" w:hAnsi="Courier New" w:cs="Courier New"/>
          <w:color w:val="DDDDDD"/>
          <w:sz w:val="20"/>
          <w:szCs w:val="20"/>
          <w:shd w:val="clear" w:color="auto" w:fill="272822"/>
          <w:lang w:val="en-US" w:eastAsia="es-MX"/>
        </w:rPr>
        <w:t xml:space="preserve"> </w:t>
      </w:r>
      <w:proofErr w:type="spellStart"/>
      <w:r w:rsidRPr="004A12EA">
        <w:rPr>
          <w:rFonts w:ascii="Courier New" w:eastAsia="Times New Roman" w:hAnsi="Courier New" w:cs="Courier New"/>
          <w:color w:val="DDDDDD"/>
          <w:sz w:val="20"/>
          <w:szCs w:val="20"/>
          <w:shd w:val="clear" w:color="auto" w:fill="272822"/>
          <w:lang w:val="en-US" w:eastAsia="es-MX"/>
        </w:rPr>
        <w:t>redux</w:t>
      </w:r>
      <w:proofErr w:type="spellEnd"/>
      <w:r w:rsidRPr="004A12EA">
        <w:rPr>
          <w:rFonts w:ascii="Courier New" w:eastAsia="Times New Roman" w:hAnsi="Courier New" w:cs="Courier New"/>
          <w:color w:val="DDDDDD"/>
          <w:sz w:val="20"/>
          <w:szCs w:val="20"/>
          <w:shd w:val="clear" w:color="auto" w:fill="272822"/>
          <w:lang w:val="en-US" w:eastAsia="es-MX"/>
        </w:rPr>
        <w:t xml:space="preserve"> react-</w:t>
      </w:r>
      <w:proofErr w:type="spellStart"/>
      <w:r w:rsidRPr="004A12EA">
        <w:rPr>
          <w:rFonts w:ascii="Courier New" w:eastAsia="Times New Roman" w:hAnsi="Courier New" w:cs="Courier New"/>
          <w:color w:val="DDDDDD"/>
          <w:sz w:val="20"/>
          <w:szCs w:val="20"/>
          <w:shd w:val="clear" w:color="auto" w:fill="272822"/>
          <w:lang w:val="en-US" w:eastAsia="es-MX"/>
        </w:rPr>
        <w:t>redux</w:t>
      </w:r>
      <w:proofErr w:type="spellEnd"/>
      <w:r w:rsidRPr="004A12EA">
        <w:rPr>
          <w:rFonts w:ascii="Courier New" w:eastAsia="Times New Roman" w:hAnsi="Courier New" w:cs="Courier New"/>
          <w:color w:val="DDDDDD"/>
          <w:sz w:val="20"/>
          <w:szCs w:val="20"/>
          <w:shd w:val="clear" w:color="auto" w:fill="272822"/>
          <w:lang w:val="en-US" w:eastAsia="es-MX"/>
        </w:rPr>
        <w:t xml:space="preserve"> </w:t>
      </w:r>
      <w:r w:rsidRPr="004A12EA">
        <w:rPr>
          <w:rFonts w:ascii="Courier New" w:eastAsia="Times New Roman" w:hAnsi="Courier New" w:cs="Courier New"/>
          <w:color w:val="75715E"/>
          <w:sz w:val="20"/>
          <w:szCs w:val="20"/>
          <w:shd w:val="clear" w:color="auto" w:fill="272822"/>
          <w:lang w:val="en-US" w:eastAsia="es-MX"/>
        </w:rPr>
        <w:t>--save</w:t>
      </w:r>
    </w:p>
    <w:p w:rsidR="004A12EA" w:rsidRPr="004A12EA" w:rsidRDefault="004A12EA" w:rsidP="004A12EA">
      <w:pPr>
        <w:shd w:val="clear" w:color="auto" w:fill="FFFFFF"/>
        <w:spacing w:before="0" w:after="0" w:line="240" w:lineRule="auto"/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</w:pPr>
      <w:r w:rsidRPr="004A12EA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>Dentro de nuestro proyecto vamos a crear una carpeta para nuestros </w:t>
      </w:r>
      <w:proofErr w:type="spellStart"/>
      <w:r w:rsidRPr="004A12EA">
        <w:rPr>
          <w:rFonts w:ascii="Arial" w:eastAsia="Times New Roman" w:hAnsi="Arial" w:cs="Arial"/>
          <w:b/>
          <w:bCs/>
          <w:color w:val="273B47"/>
          <w:sz w:val="20"/>
          <w:szCs w:val="20"/>
          <w:lang w:val="es-MX" w:eastAsia="es-MX"/>
        </w:rPr>
        <w:t>actions</w:t>
      </w:r>
      <w:proofErr w:type="spellEnd"/>
      <w:r w:rsidRPr="004A12EA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> y otra para los </w:t>
      </w:r>
      <w:proofErr w:type="spellStart"/>
      <w:r w:rsidRPr="004A12EA">
        <w:rPr>
          <w:rFonts w:ascii="Arial" w:eastAsia="Times New Roman" w:hAnsi="Arial" w:cs="Arial"/>
          <w:b/>
          <w:bCs/>
          <w:color w:val="273B47"/>
          <w:sz w:val="20"/>
          <w:szCs w:val="20"/>
          <w:lang w:val="es-MX" w:eastAsia="es-MX"/>
        </w:rPr>
        <w:t>reducers</w:t>
      </w:r>
      <w:proofErr w:type="spellEnd"/>
      <w:r w:rsidRPr="004A12EA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 xml:space="preserve"> que utilizaremos en </w:t>
      </w:r>
      <w:proofErr w:type="spellStart"/>
      <w:r w:rsidRPr="004A12EA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>Redux</w:t>
      </w:r>
      <w:proofErr w:type="spellEnd"/>
      <w:r w:rsidRPr="004A12EA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>.</w:t>
      </w:r>
    </w:p>
    <w:p w:rsidR="00A53169" w:rsidRDefault="004A12EA" w:rsidP="004A12EA">
      <w:pPr>
        <w:shd w:val="clear" w:color="auto" w:fill="FFFFFF"/>
        <w:spacing w:before="0" w:after="0" w:line="240" w:lineRule="auto"/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</w:pPr>
      <w:r w:rsidRPr="004A12EA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>El paquete </w:t>
      </w:r>
      <w:proofErr w:type="spellStart"/>
      <w:r w:rsidRPr="004A12EA">
        <w:rPr>
          <w:rFonts w:ascii="Courier New" w:eastAsia="Times New Roman" w:hAnsi="Courier New" w:cs="Courier New"/>
          <w:color w:val="273B47"/>
          <w:sz w:val="20"/>
          <w:szCs w:val="20"/>
          <w:lang w:val="es-MX" w:eastAsia="es-MX"/>
        </w:rPr>
        <w:t>react-redux</w:t>
      </w:r>
      <w:proofErr w:type="spellEnd"/>
      <w:r w:rsidRPr="004A12EA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> nos proporciona un </w:t>
      </w:r>
      <w:proofErr w:type="spellStart"/>
      <w:r w:rsidRPr="004A12EA">
        <w:rPr>
          <w:rFonts w:ascii="Courier New" w:eastAsia="Times New Roman" w:hAnsi="Courier New" w:cs="Courier New"/>
          <w:color w:val="273B47"/>
          <w:sz w:val="20"/>
          <w:szCs w:val="20"/>
          <w:lang w:val="es-MX" w:eastAsia="es-MX"/>
        </w:rPr>
        <w:t>Provider</w:t>
      </w:r>
      <w:proofErr w:type="spellEnd"/>
      <w:r w:rsidRPr="004A12EA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 xml:space="preserve"> para poder encapsular nuestros componentes por medio de un </w:t>
      </w:r>
      <w:proofErr w:type="spellStart"/>
      <w:r w:rsidRPr="004A12EA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>connect</w:t>
      </w:r>
      <w:proofErr w:type="spellEnd"/>
      <w:r w:rsidRPr="004A12EA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 xml:space="preserve"> para poder transmitir la información que necesitemos del </w:t>
      </w:r>
    </w:p>
    <w:p w:rsidR="004A12EA" w:rsidRDefault="004A12EA" w:rsidP="004A12EA">
      <w:pPr>
        <w:shd w:val="clear" w:color="auto" w:fill="FFFFFF"/>
        <w:spacing w:before="0" w:after="0" w:line="240" w:lineRule="auto"/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</w:pPr>
      <w:proofErr w:type="gramStart"/>
      <w:r w:rsidRPr="004A12EA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>store</w:t>
      </w:r>
      <w:proofErr w:type="gramEnd"/>
      <w:r w:rsidRPr="004A12EA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 xml:space="preserve"> a cada componente.</w:t>
      </w:r>
    </w:p>
    <w:p w:rsidR="004A12EA" w:rsidRDefault="004A12EA" w:rsidP="004A12EA">
      <w:pPr>
        <w:shd w:val="clear" w:color="auto" w:fill="FFFFFF"/>
        <w:spacing w:before="0" w:after="0" w:line="240" w:lineRule="auto"/>
        <w:jc w:val="center"/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</w:pPr>
      <w:r w:rsidRPr="004A12EA">
        <w:rPr>
          <w:rFonts w:ascii="Arial" w:eastAsia="Times New Roman" w:hAnsi="Arial" w:cs="Arial"/>
          <w:noProof/>
          <w:color w:val="273B47"/>
          <w:sz w:val="20"/>
          <w:szCs w:val="20"/>
          <w:lang w:val="es-MX" w:eastAsia="es-MX"/>
        </w:rPr>
        <w:drawing>
          <wp:inline distT="0" distB="0" distL="0" distR="0" wp14:anchorId="6845F089" wp14:editId="795C4A8F">
            <wp:extent cx="3299460" cy="2851345"/>
            <wp:effectExtent l="0" t="0" r="0" b="635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00633" cy="2852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169" w:rsidRDefault="00A53169" w:rsidP="004A12EA">
      <w:pPr>
        <w:shd w:val="clear" w:color="auto" w:fill="FFFFFF"/>
        <w:spacing w:before="0" w:after="0" w:line="240" w:lineRule="auto"/>
        <w:jc w:val="center"/>
        <w:rPr>
          <w:rFonts w:ascii="Arial" w:hAnsi="Arial" w:cs="Arial"/>
          <w:color w:val="4A4A4A"/>
          <w:shd w:val="clear" w:color="auto" w:fill="FFFFFF"/>
        </w:rPr>
      </w:pPr>
      <w:r>
        <w:rPr>
          <w:rFonts w:ascii="Arial" w:hAnsi="Arial" w:cs="Arial"/>
          <w:color w:val="4A4A4A"/>
          <w:shd w:val="clear" w:color="auto" w:fill="FFFFFF"/>
        </w:rPr>
        <w:lastRenderedPageBreak/>
        <w:t xml:space="preserve">El </w:t>
      </w:r>
      <w:proofErr w:type="spellStart"/>
      <w:r>
        <w:rPr>
          <w:rFonts w:ascii="Arial" w:hAnsi="Arial" w:cs="Arial"/>
          <w:color w:val="4A4A4A"/>
          <w:shd w:val="clear" w:color="auto" w:fill="FFFFFF"/>
        </w:rPr>
        <w:t>flag</w:t>
      </w:r>
      <w:proofErr w:type="spellEnd"/>
      <w:r>
        <w:rPr>
          <w:rFonts w:ascii="Arial" w:hAnsi="Arial" w:cs="Arial"/>
          <w:color w:val="4A4A4A"/>
          <w:shd w:val="clear" w:color="auto" w:fill="FFFFFF"/>
        </w:rPr>
        <w:t xml:space="preserve"> -S es lo mismo que --</w:t>
      </w:r>
      <w:proofErr w:type="spellStart"/>
      <w:r>
        <w:rPr>
          <w:rFonts w:ascii="Arial" w:hAnsi="Arial" w:cs="Arial"/>
          <w:color w:val="4A4A4A"/>
          <w:shd w:val="clear" w:color="auto" w:fill="FFFFFF"/>
        </w:rPr>
        <w:t>save</w:t>
      </w:r>
      <w:proofErr w:type="spellEnd"/>
      <w:r>
        <w:rPr>
          <w:rFonts w:ascii="Arial" w:hAnsi="Arial" w:cs="Arial"/>
          <w:color w:val="4A4A4A"/>
          <w:shd w:val="clear" w:color="auto" w:fill="FFFFFF"/>
        </w:rPr>
        <w:t xml:space="preserve"> esto guarda para Producción</w:t>
      </w:r>
      <w:r>
        <w:rPr>
          <w:rFonts w:ascii="Arial" w:hAnsi="Arial" w:cs="Arial"/>
          <w:color w:val="4A4A4A"/>
        </w:rPr>
        <w:br/>
      </w:r>
      <w:r>
        <w:rPr>
          <w:rFonts w:ascii="Arial" w:hAnsi="Arial" w:cs="Arial"/>
          <w:color w:val="4A4A4A"/>
          <w:shd w:val="clear" w:color="auto" w:fill="FFFFFF"/>
        </w:rPr>
        <w:t xml:space="preserve">El </w:t>
      </w:r>
      <w:proofErr w:type="spellStart"/>
      <w:r>
        <w:rPr>
          <w:rFonts w:ascii="Arial" w:hAnsi="Arial" w:cs="Arial"/>
          <w:color w:val="4A4A4A"/>
          <w:shd w:val="clear" w:color="auto" w:fill="FFFFFF"/>
        </w:rPr>
        <w:t>flag</w:t>
      </w:r>
      <w:proofErr w:type="spellEnd"/>
      <w:r>
        <w:rPr>
          <w:rFonts w:ascii="Arial" w:hAnsi="Arial" w:cs="Arial"/>
          <w:color w:val="4A4A4A"/>
          <w:shd w:val="clear" w:color="auto" w:fill="FFFFFF"/>
        </w:rPr>
        <w:t xml:space="preserve"> -D es lo mismo que --</w:t>
      </w:r>
      <w:proofErr w:type="spellStart"/>
      <w:r>
        <w:rPr>
          <w:rFonts w:ascii="Arial" w:hAnsi="Arial" w:cs="Arial"/>
          <w:color w:val="4A4A4A"/>
          <w:shd w:val="clear" w:color="auto" w:fill="FFFFFF"/>
        </w:rPr>
        <w:t>save-dev</w:t>
      </w:r>
      <w:proofErr w:type="spellEnd"/>
      <w:r>
        <w:rPr>
          <w:rFonts w:ascii="Arial" w:hAnsi="Arial" w:cs="Arial"/>
          <w:color w:val="4A4A4A"/>
          <w:shd w:val="clear" w:color="auto" w:fill="FFFFFF"/>
        </w:rPr>
        <w:t xml:space="preserve"> esto guarda para Desarrollo</w:t>
      </w:r>
    </w:p>
    <w:p w:rsidR="00A53169" w:rsidRDefault="00A53169" w:rsidP="004A12EA">
      <w:pPr>
        <w:shd w:val="clear" w:color="auto" w:fill="FFFFFF"/>
        <w:spacing w:before="0" w:after="0" w:line="240" w:lineRule="auto"/>
        <w:jc w:val="center"/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</w:pPr>
    </w:p>
    <w:p w:rsidR="00A53169" w:rsidRPr="00A53169" w:rsidRDefault="00A53169" w:rsidP="00A53169">
      <w:pPr>
        <w:pStyle w:val="Ttulo2"/>
        <w:shd w:val="clear" w:color="auto" w:fill="FFFFFF"/>
        <w:spacing w:before="0"/>
        <w:rPr>
          <w:rFonts w:ascii="Arial" w:hAnsi="Arial" w:cs="Arial"/>
          <w:color w:val="4A4A4A"/>
          <w:sz w:val="20"/>
          <w:szCs w:val="20"/>
        </w:rPr>
      </w:pPr>
      <w:r w:rsidRPr="00A53169">
        <w:rPr>
          <w:rFonts w:ascii="Arial" w:hAnsi="Arial" w:cs="Arial"/>
          <w:color w:val="4A4A4A"/>
          <w:sz w:val="20"/>
          <w:szCs w:val="20"/>
        </w:rPr>
        <w:t>Provider:</w:t>
      </w:r>
    </w:p>
    <w:p w:rsidR="00A53169" w:rsidRPr="00A53169" w:rsidRDefault="00A53169" w:rsidP="00A53169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4A4A4A"/>
          <w:sz w:val="20"/>
          <w:szCs w:val="20"/>
        </w:rPr>
      </w:pPr>
      <w:r w:rsidRPr="00A53169">
        <w:rPr>
          <w:rStyle w:val="Textoennegrita"/>
          <w:rFonts w:ascii="Arial" w:eastAsiaTheme="majorEastAsia" w:hAnsi="Arial" w:cs="Arial"/>
          <w:color w:val="4A4A4A"/>
          <w:sz w:val="20"/>
          <w:szCs w:val="20"/>
        </w:rPr>
        <w:t xml:space="preserve">Recuerden que se tiene que encapsular nuestra aplicación dentro de un </w:t>
      </w:r>
      <w:proofErr w:type="spellStart"/>
      <w:r w:rsidRPr="00A53169">
        <w:rPr>
          <w:rStyle w:val="Textoennegrita"/>
          <w:rFonts w:ascii="Arial" w:eastAsiaTheme="majorEastAsia" w:hAnsi="Arial" w:cs="Arial"/>
          <w:color w:val="4A4A4A"/>
          <w:sz w:val="20"/>
          <w:szCs w:val="20"/>
        </w:rPr>
        <w:t>provider</w:t>
      </w:r>
      <w:proofErr w:type="spellEnd"/>
      <w:r w:rsidRPr="00A53169">
        <w:rPr>
          <w:rStyle w:val="Textoennegrita"/>
          <w:rFonts w:ascii="Arial" w:eastAsiaTheme="majorEastAsia" w:hAnsi="Arial" w:cs="Arial"/>
          <w:color w:val="4A4A4A"/>
          <w:sz w:val="20"/>
          <w:szCs w:val="20"/>
        </w:rPr>
        <w:t xml:space="preserve">, porque nada fuera del </w:t>
      </w:r>
      <w:proofErr w:type="spellStart"/>
      <w:r w:rsidRPr="00A53169">
        <w:rPr>
          <w:rStyle w:val="Textoennegrita"/>
          <w:rFonts w:ascii="Arial" w:eastAsiaTheme="majorEastAsia" w:hAnsi="Arial" w:cs="Arial"/>
          <w:color w:val="4A4A4A"/>
          <w:sz w:val="20"/>
          <w:szCs w:val="20"/>
        </w:rPr>
        <w:t>provider</w:t>
      </w:r>
      <w:proofErr w:type="spellEnd"/>
      <w:r w:rsidRPr="00A53169">
        <w:rPr>
          <w:rStyle w:val="Textoennegrita"/>
          <w:rFonts w:ascii="Arial" w:eastAsiaTheme="majorEastAsia" w:hAnsi="Arial" w:cs="Arial"/>
          <w:color w:val="4A4A4A"/>
          <w:sz w:val="20"/>
          <w:szCs w:val="20"/>
        </w:rPr>
        <w:t xml:space="preserve"> podrá acceder al store</w:t>
      </w:r>
      <w:r w:rsidRPr="00A53169">
        <w:rPr>
          <w:rFonts w:ascii="Arial" w:hAnsi="Arial" w:cs="Arial"/>
          <w:color w:val="4A4A4A"/>
          <w:sz w:val="20"/>
          <w:szCs w:val="20"/>
        </w:rPr>
        <w:br/>
        <w:t>.</w:t>
      </w:r>
      <w:r w:rsidRPr="00A53169">
        <w:rPr>
          <w:rFonts w:ascii="Arial" w:hAnsi="Arial" w:cs="Arial"/>
          <w:color w:val="4A4A4A"/>
          <w:sz w:val="20"/>
          <w:szCs w:val="20"/>
        </w:rPr>
        <w:br/>
        <w:t>El </w:t>
      </w:r>
      <w:r w:rsidRPr="00A53169">
        <w:rPr>
          <w:rStyle w:val="CdigoHTML"/>
          <w:color w:val="4A4A4A"/>
          <w:sz w:val="20"/>
        </w:rPr>
        <w:t>&lt;</w:t>
      </w:r>
      <w:proofErr w:type="spellStart"/>
      <w:r w:rsidRPr="00A53169">
        <w:rPr>
          <w:rStyle w:val="CdigoHTML"/>
          <w:color w:val="4A4A4A"/>
          <w:sz w:val="20"/>
        </w:rPr>
        <w:t>Provider</w:t>
      </w:r>
      <w:proofErr w:type="spellEnd"/>
      <w:r w:rsidRPr="00A53169">
        <w:rPr>
          <w:rStyle w:val="CdigoHTML"/>
          <w:color w:val="4A4A4A"/>
          <w:sz w:val="20"/>
        </w:rPr>
        <w:t xml:space="preserve"> /&gt;</w:t>
      </w:r>
      <w:r w:rsidRPr="00A53169">
        <w:rPr>
          <w:rFonts w:ascii="Arial" w:hAnsi="Arial" w:cs="Arial"/>
          <w:color w:val="4A4A4A"/>
          <w:sz w:val="20"/>
          <w:szCs w:val="20"/>
        </w:rPr>
        <w:t> hace que la </w:t>
      </w:r>
      <w:r w:rsidRPr="00A53169">
        <w:rPr>
          <w:rStyle w:val="CdigoHTML"/>
          <w:color w:val="4A4A4A"/>
          <w:sz w:val="20"/>
        </w:rPr>
        <w:t>store</w:t>
      </w:r>
      <w:r w:rsidRPr="00A53169">
        <w:rPr>
          <w:rFonts w:ascii="Arial" w:hAnsi="Arial" w:cs="Arial"/>
          <w:color w:val="4A4A4A"/>
          <w:sz w:val="20"/>
          <w:szCs w:val="20"/>
        </w:rPr>
        <w:t xml:space="preserve"> de </w:t>
      </w:r>
      <w:proofErr w:type="spellStart"/>
      <w:r w:rsidRPr="00A53169">
        <w:rPr>
          <w:rFonts w:ascii="Arial" w:hAnsi="Arial" w:cs="Arial"/>
          <w:color w:val="4A4A4A"/>
          <w:sz w:val="20"/>
          <w:szCs w:val="20"/>
        </w:rPr>
        <w:t>Redux</w:t>
      </w:r>
      <w:proofErr w:type="spellEnd"/>
      <w:r w:rsidRPr="00A53169">
        <w:rPr>
          <w:rFonts w:ascii="Arial" w:hAnsi="Arial" w:cs="Arial"/>
          <w:color w:val="4A4A4A"/>
          <w:sz w:val="20"/>
          <w:szCs w:val="20"/>
        </w:rPr>
        <w:t xml:space="preserve"> esté disponible para cualquier componente anidado que se haya incluido en la función </w:t>
      </w:r>
      <w:proofErr w:type="spellStart"/>
      <w:proofErr w:type="gramStart"/>
      <w:r w:rsidRPr="00A53169">
        <w:rPr>
          <w:rStyle w:val="CdigoHTML"/>
          <w:color w:val="4A4A4A"/>
          <w:sz w:val="20"/>
        </w:rPr>
        <w:t>connect</w:t>
      </w:r>
      <w:proofErr w:type="spellEnd"/>
      <w:r w:rsidRPr="00A53169">
        <w:rPr>
          <w:rStyle w:val="CdigoHTML"/>
          <w:color w:val="4A4A4A"/>
          <w:sz w:val="20"/>
        </w:rPr>
        <w:t>(</w:t>
      </w:r>
      <w:proofErr w:type="gramEnd"/>
      <w:r w:rsidRPr="00A53169">
        <w:rPr>
          <w:rStyle w:val="CdigoHTML"/>
          <w:color w:val="4A4A4A"/>
          <w:sz w:val="20"/>
        </w:rPr>
        <w:t>)</w:t>
      </w:r>
      <w:r w:rsidRPr="00A53169">
        <w:rPr>
          <w:rFonts w:ascii="Arial" w:hAnsi="Arial" w:cs="Arial"/>
          <w:color w:val="4A4A4A"/>
          <w:sz w:val="20"/>
          <w:szCs w:val="20"/>
        </w:rPr>
        <w:t>.</w:t>
      </w:r>
      <w:r w:rsidRPr="00A53169">
        <w:rPr>
          <w:rFonts w:ascii="Arial" w:hAnsi="Arial" w:cs="Arial"/>
          <w:color w:val="4A4A4A"/>
          <w:sz w:val="20"/>
          <w:szCs w:val="20"/>
        </w:rPr>
        <w:br/>
        <w:t>.</w:t>
      </w:r>
      <w:r w:rsidRPr="00A53169">
        <w:rPr>
          <w:rFonts w:ascii="Arial" w:hAnsi="Arial" w:cs="Arial"/>
          <w:color w:val="4A4A4A"/>
          <w:sz w:val="20"/>
          <w:szCs w:val="20"/>
        </w:rPr>
        <w:br/>
        <w:t xml:space="preserve">Dado que cualquier componente </w:t>
      </w:r>
      <w:proofErr w:type="spellStart"/>
      <w:r w:rsidRPr="00A53169">
        <w:rPr>
          <w:rFonts w:ascii="Arial" w:hAnsi="Arial" w:cs="Arial"/>
          <w:color w:val="4A4A4A"/>
          <w:sz w:val="20"/>
          <w:szCs w:val="20"/>
        </w:rPr>
        <w:t>React</w:t>
      </w:r>
      <w:proofErr w:type="spellEnd"/>
      <w:r w:rsidRPr="00A53169">
        <w:rPr>
          <w:rFonts w:ascii="Arial" w:hAnsi="Arial" w:cs="Arial"/>
          <w:color w:val="4A4A4A"/>
          <w:sz w:val="20"/>
          <w:szCs w:val="20"/>
        </w:rPr>
        <w:t xml:space="preserve"> en una aplicación </w:t>
      </w:r>
      <w:proofErr w:type="spellStart"/>
      <w:r w:rsidRPr="00A53169">
        <w:rPr>
          <w:rFonts w:ascii="Arial" w:hAnsi="Arial" w:cs="Arial"/>
          <w:color w:val="4A4A4A"/>
          <w:sz w:val="20"/>
          <w:szCs w:val="20"/>
        </w:rPr>
        <w:t>React</w:t>
      </w:r>
      <w:proofErr w:type="spellEnd"/>
      <w:r w:rsidRPr="00A53169">
        <w:rPr>
          <w:rFonts w:ascii="Arial" w:hAnsi="Arial" w:cs="Arial"/>
          <w:color w:val="4A4A4A"/>
          <w:sz w:val="20"/>
          <w:szCs w:val="20"/>
        </w:rPr>
        <w:t xml:space="preserve"> </w:t>
      </w:r>
      <w:proofErr w:type="spellStart"/>
      <w:r w:rsidRPr="00A53169">
        <w:rPr>
          <w:rFonts w:ascii="Arial" w:hAnsi="Arial" w:cs="Arial"/>
          <w:color w:val="4A4A4A"/>
          <w:sz w:val="20"/>
          <w:szCs w:val="20"/>
        </w:rPr>
        <w:t>Redux</w:t>
      </w:r>
      <w:proofErr w:type="spellEnd"/>
      <w:r w:rsidRPr="00A53169">
        <w:rPr>
          <w:rFonts w:ascii="Arial" w:hAnsi="Arial" w:cs="Arial"/>
          <w:color w:val="4A4A4A"/>
          <w:sz w:val="20"/>
          <w:szCs w:val="20"/>
        </w:rPr>
        <w:t xml:space="preserve"> se puede conectar, la mayoría de las aplicaciones mostrarán un </w:t>
      </w:r>
      <w:r w:rsidRPr="00A53169">
        <w:rPr>
          <w:rStyle w:val="CdigoHTML"/>
          <w:color w:val="4A4A4A"/>
          <w:sz w:val="20"/>
        </w:rPr>
        <w:t>&lt;</w:t>
      </w:r>
      <w:proofErr w:type="spellStart"/>
      <w:r w:rsidRPr="00A53169">
        <w:rPr>
          <w:rStyle w:val="CdigoHTML"/>
          <w:color w:val="4A4A4A"/>
          <w:sz w:val="20"/>
        </w:rPr>
        <w:t>Provider</w:t>
      </w:r>
      <w:proofErr w:type="spellEnd"/>
      <w:r w:rsidRPr="00A53169">
        <w:rPr>
          <w:rStyle w:val="CdigoHTML"/>
          <w:color w:val="4A4A4A"/>
          <w:sz w:val="20"/>
        </w:rPr>
        <w:t>&gt; 'en el nivel superior, con el árbol de componentes completo de la aplicación dentro de él. . Normalmente, no puede usar un componente conectado a menos que esté anidado dentro de un</w:t>
      </w:r>
      <w:r w:rsidRPr="00A53169">
        <w:rPr>
          <w:rFonts w:ascii="Arial" w:hAnsi="Arial" w:cs="Arial"/>
          <w:color w:val="4A4A4A"/>
          <w:sz w:val="20"/>
          <w:szCs w:val="20"/>
        </w:rPr>
        <w:t>&lt;</w:t>
      </w:r>
      <w:proofErr w:type="spellStart"/>
      <w:r w:rsidRPr="00A53169">
        <w:rPr>
          <w:rFonts w:ascii="Arial" w:hAnsi="Arial" w:cs="Arial"/>
          <w:color w:val="4A4A4A"/>
          <w:sz w:val="20"/>
          <w:szCs w:val="20"/>
        </w:rPr>
        <w:t>Provider</w:t>
      </w:r>
      <w:proofErr w:type="spellEnd"/>
      <w:r w:rsidRPr="00A53169">
        <w:rPr>
          <w:rFonts w:ascii="Arial" w:hAnsi="Arial" w:cs="Arial"/>
          <w:color w:val="4A4A4A"/>
          <w:sz w:val="20"/>
          <w:szCs w:val="20"/>
        </w:rPr>
        <w:t>&gt;`.</w:t>
      </w:r>
    </w:p>
    <w:p w:rsidR="00A53169" w:rsidRDefault="00A53169" w:rsidP="004A12EA">
      <w:pPr>
        <w:shd w:val="clear" w:color="auto" w:fill="FFFFFF"/>
        <w:spacing w:before="0" w:after="0" w:line="240" w:lineRule="auto"/>
        <w:jc w:val="center"/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</w:pPr>
    </w:p>
    <w:p w:rsidR="00BA015A" w:rsidRDefault="00BA015A" w:rsidP="00BA015A">
      <w:pPr>
        <w:shd w:val="clear" w:color="auto" w:fill="FFFFFF"/>
        <w:spacing w:before="0" w:after="0" w:line="240" w:lineRule="auto"/>
        <w:jc w:val="both"/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</w:pPr>
    </w:p>
    <w:p w:rsidR="00BA015A" w:rsidRPr="00BA015A" w:rsidRDefault="00BA015A" w:rsidP="00BA015A">
      <w:pPr>
        <w:shd w:val="clear" w:color="auto" w:fill="FFFFFF"/>
        <w:spacing w:before="0" w:after="0" w:line="240" w:lineRule="auto"/>
        <w:jc w:val="both"/>
      </w:pPr>
    </w:p>
    <w:p w:rsidR="00BA015A" w:rsidRPr="002F665A" w:rsidRDefault="00BA015A" w:rsidP="00BA015A">
      <w:pPr>
        <w:pStyle w:val="Ttulo1"/>
      </w:pPr>
      <w:r w:rsidRPr="00BA015A">
        <w:t>Creando el Store de Redux</w:t>
      </w:r>
    </w:p>
    <w:p w:rsidR="00BA015A" w:rsidRDefault="00BA015A" w:rsidP="00BA015A">
      <w:pPr>
        <w:shd w:val="clear" w:color="auto" w:fill="FFFFFF"/>
        <w:spacing w:before="0" w:after="0" w:line="240" w:lineRule="auto"/>
        <w:jc w:val="both"/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</w:pPr>
    </w:p>
    <w:p w:rsidR="00BA015A" w:rsidRPr="00BA015A" w:rsidRDefault="00BA015A" w:rsidP="00BA015A">
      <w:pPr>
        <w:shd w:val="clear" w:color="auto" w:fill="FFFFFF"/>
        <w:spacing w:before="0" w:after="0" w:line="240" w:lineRule="auto"/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</w:pPr>
      <w:r w:rsidRPr="00BA015A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>Para crear un Store necesitamos llamar a la función </w:t>
      </w:r>
      <w:proofErr w:type="spellStart"/>
      <w:r w:rsidRPr="00BA015A">
        <w:rPr>
          <w:rFonts w:ascii="Courier New" w:eastAsia="Times New Roman" w:hAnsi="Courier New" w:cs="Courier New"/>
          <w:color w:val="273B47"/>
          <w:sz w:val="20"/>
          <w:szCs w:val="20"/>
          <w:lang w:val="es-MX" w:eastAsia="es-MX"/>
        </w:rPr>
        <w:t>createStore</w:t>
      </w:r>
      <w:proofErr w:type="spellEnd"/>
      <w:r w:rsidRPr="00BA015A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> del paquete de </w:t>
      </w:r>
      <w:proofErr w:type="spellStart"/>
      <w:r w:rsidRPr="00BA015A">
        <w:rPr>
          <w:rFonts w:ascii="Courier New" w:eastAsia="Times New Roman" w:hAnsi="Courier New" w:cs="Courier New"/>
          <w:color w:val="273B47"/>
          <w:sz w:val="20"/>
          <w:szCs w:val="20"/>
          <w:lang w:val="es-MX" w:eastAsia="es-MX"/>
        </w:rPr>
        <w:t>redux</w:t>
      </w:r>
      <w:proofErr w:type="spellEnd"/>
      <w:r w:rsidRPr="00BA015A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 xml:space="preserve"> pasándole los parámetros del </w:t>
      </w:r>
      <w:proofErr w:type="spellStart"/>
      <w:r w:rsidRPr="00BA015A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>reducer</w:t>
      </w:r>
      <w:proofErr w:type="spellEnd"/>
      <w:r w:rsidRPr="00BA015A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 xml:space="preserve"> </w:t>
      </w:r>
      <w:proofErr w:type="gramStart"/>
      <w:r w:rsidRPr="00BA015A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>y</w:t>
      </w:r>
      <w:proofErr w:type="gramEnd"/>
      <w:r w:rsidRPr="00BA015A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 xml:space="preserve"> </w:t>
      </w:r>
      <w:proofErr w:type="spellStart"/>
      <w:r w:rsidRPr="00BA015A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>initialState</w:t>
      </w:r>
      <w:proofErr w:type="spellEnd"/>
      <w:r w:rsidRPr="00BA015A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>.</w:t>
      </w:r>
    </w:p>
    <w:p w:rsidR="00BA015A" w:rsidRPr="00BA015A" w:rsidRDefault="00BA015A" w:rsidP="00BA015A">
      <w:pPr>
        <w:shd w:val="clear" w:color="auto" w:fill="FFFFFF"/>
        <w:spacing w:before="0" w:after="0" w:line="240" w:lineRule="auto"/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</w:pPr>
      <w:r w:rsidRPr="00BA015A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 xml:space="preserve">Para conectar un componente a </w:t>
      </w:r>
      <w:proofErr w:type="spellStart"/>
      <w:r w:rsidRPr="00BA015A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>Redux</w:t>
      </w:r>
      <w:proofErr w:type="spellEnd"/>
      <w:r w:rsidRPr="00BA015A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 xml:space="preserve"> vamos a necesitar importar </w:t>
      </w:r>
      <w:proofErr w:type="spellStart"/>
      <w:r w:rsidRPr="00BA015A">
        <w:rPr>
          <w:rFonts w:ascii="Courier New" w:eastAsia="Times New Roman" w:hAnsi="Courier New" w:cs="Courier New"/>
          <w:color w:val="273B47"/>
          <w:sz w:val="20"/>
          <w:szCs w:val="20"/>
          <w:lang w:val="es-MX" w:eastAsia="es-MX"/>
        </w:rPr>
        <w:t>connect</w:t>
      </w:r>
      <w:proofErr w:type="spellEnd"/>
      <w:r w:rsidRPr="00BA015A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> de </w:t>
      </w:r>
      <w:proofErr w:type="spellStart"/>
      <w:r w:rsidRPr="00BA015A">
        <w:rPr>
          <w:rFonts w:ascii="Courier New" w:eastAsia="Times New Roman" w:hAnsi="Courier New" w:cs="Courier New"/>
          <w:color w:val="273B47"/>
          <w:sz w:val="20"/>
          <w:szCs w:val="20"/>
          <w:lang w:val="es-MX" w:eastAsia="es-MX"/>
        </w:rPr>
        <w:t>react-redux</w:t>
      </w:r>
      <w:proofErr w:type="spellEnd"/>
      <w:r w:rsidRPr="00BA015A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 xml:space="preserve">, </w:t>
      </w:r>
      <w:proofErr w:type="spellStart"/>
      <w:r w:rsidRPr="00BA015A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>connect</w:t>
      </w:r>
      <w:proofErr w:type="spellEnd"/>
      <w:r w:rsidRPr="00BA015A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 xml:space="preserve"> va a aceptar dos parámetros:</w:t>
      </w:r>
    </w:p>
    <w:p w:rsidR="00BA015A" w:rsidRPr="00BA015A" w:rsidRDefault="00BA015A" w:rsidP="00BA015A">
      <w:pPr>
        <w:numPr>
          <w:ilvl w:val="0"/>
          <w:numId w:val="22"/>
        </w:numPr>
        <w:shd w:val="clear" w:color="auto" w:fill="FFFFFF"/>
        <w:spacing w:before="0" w:after="0" w:line="240" w:lineRule="auto"/>
        <w:ind w:left="113" w:right="113"/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</w:pPr>
      <w:proofErr w:type="spellStart"/>
      <w:r w:rsidRPr="00BA015A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>mapStateToProps</w:t>
      </w:r>
      <w:proofErr w:type="spellEnd"/>
      <w:r w:rsidRPr="00BA015A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 xml:space="preserve">: es una función que le va a indicar al </w:t>
      </w:r>
      <w:proofErr w:type="spellStart"/>
      <w:r w:rsidRPr="00BA015A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>provider</w:t>
      </w:r>
      <w:proofErr w:type="spellEnd"/>
      <w:r w:rsidRPr="00BA015A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 xml:space="preserve"> qué información necesitamos del store.</w:t>
      </w:r>
    </w:p>
    <w:p w:rsidR="00BA015A" w:rsidRDefault="00BA015A" w:rsidP="00BA015A">
      <w:pPr>
        <w:numPr>
          <w:ilvl w:val="0"/>
          <w:numId w:val="22"/>
        </w:numPr>
        <w:shd w:val="clear" w:color="auto" w:fill="FFFFFF"/>
        <w:spacing w:before="0" w:after="0" w:line="240" w:lineRule="auto"/>
        <w:ind w:left="113" w:right="113"/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</w:pPr>
      <w:proofErr w:type="spellStart"/>
      <w:r w:rsidRPr="00BA015A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>mapDispatchToProps</w:t>
      </w:r>
      <w:proofErr w:type="spellEnd"/>
      <w:r w:rsidRPr="00BA015A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 xml:space="preserve">: es un objeto con las distintas funciones para ejecutar una </w:t>
      </w:r>
      <w:proofErr w:type="spellStart"/>
      <w:r w:rsidRPr="00BA015A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>action</w:t>
      </w:r>
      <w:proofErr w:type="spellEnd"/>
      <w:r w:rsidRPr="00BA015A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 xml:space="preserve"> en </w:t>
      </w:r>
      <w:proofErr w:type="spellStart"/>
      <w:r w:rsidRPr="00BA015A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>Redux</w:t>
      </w:r>
      <w:proofErr w:type="spellEnd"/>
      <w:r w:rsidRPr="00BA015A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>.</w:t>
      </w:r>
    </w:p>
    <w:p w:rsidR="005D5E3F" w:rsidRDefault="005D5E3F" w:rsidP="005D5E3F">
      <w:pPr>
        <w:shd w:val="clear" w:color="auto" w:fill="FFFFFF"/>
        <w:spacing w:before="0" w:after="0" w:line="240" w:lineRule="auto"/>
        <w:ind w:right="113"/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</w:pPr>
    </w:p>
    <w:p w:rsidR="005D5E3F" w:rsidRDefault="005D5E3F" w:rsidP="005D5E3F">
      <w:pPr>
        <w:shd w:val="clear" w:color="auto" w:fill="FFFFFF"/>
        <w:spacing w:before="0" w:after="0" w:line="240" w:lineRule="auto"/>
        <w:ind w:right="113"/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</w:pPr>
    </w:p>
    <w:p w:rsidR="005D5E3F" w:rsidRPr="005D5E3F" w:rsidRDefault="005D5E3F" w:rsidP="005D5E3F">
      <w:pPr>
        <w:shd w:val="clear" w:color="auto" w:fill="FFFFFF"/>
        <w:spacing w:before="0" w:after="0" w:line="240" w:lineRule="auto"/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</w:pPr>
      <w:r w:rsidRPr="005D5E3F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 xml:space="preserve">Esta clase se me complico mucho, por eso les dejo algunos principios de </w:t>
      </w:r>
      <w:proofErr w:type="spellStart"/>
      <w:r w:rsidRPr="005D5E3F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>redux</w:t>
      </w:r>
      <w:proofErr w:type="spellEnd"/>
      <w:r w:rsidRPr="005D5E3F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 xml:space="preserve"> que me ayudaron entender mejor,</w:t>
      </w:r>
    </w:p>
    <w:p w:rsidR="005D5E3F" w:rsidRPr="005D5E3F" w:rsidRDefault="005D5E3F" w:rsidP="005D5E3F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</w:pPr>
      <w:r w:rsidRPr="005D5E3F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>*</w:t>
      </w:r>
      <w:proofErr w:type="spellStart"/>
      <w:r w:rsidRPr="005D5E3F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>Esta</w:t>
      </w:r>
      <w:proofErr w:type="spellEnd"/>
      <w:r w:rsidRPr="005D5E3F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 xml:space="preserve"> basado en el patrón de diseño Flux</w:t>
      </w:r>
    </w:p>
    <w:p w:rsidR="005D5E3F" w:rsidRPr="005D5E3F" w:rsidRDefault="005D5E3F" w:rsidP="005D5E3F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</w:pPr>
    </w:p>
    <w:p w:rsidR="005D5E3F" w:rsidRPr="005D5E3F" w:rsidRDefault="005D5E3F" w:rsidP="005D5E3F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</w:pPr>
      <w:r w:rsidRPr="005D5E3F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>*Toda la data de la aplicación, se encuentra en una estructura previamente definida.</w:t>
      </w:r>
    </w:p>
    <w:p w:rsidR="005D5E3F" w:rsidRPr="005D5E3F" w:rsidRDefault="005D5E3F" w:rsidP="005D5E3F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</w:pPr>
    </w:p>
    <w:p w:rsidR="005D5E3F" w:rsidRPr="005D5E3F" w:rsidRDefault="005D5E3F" w:rsidP="005D5E3F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</w:pPr>
      <w:r w:rsidRPr="005D5E3F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 xml:space="preserve">*Toda la </w:t>
      </w:r>
      <w:proofErr w:type="spellStart"/>
      <w:r w:rsidRPr="005D5E3F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>informción</w:t>
      </w:r>
      <w:proofErr w:type="spellEnd"/>
      <w:r w:rsidRPr="005D5E3F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 xml:space="preserve"> se encontrará almacenada en un único lugar llamado STORE.</w:t>
      </w:r>
    </w:p>
    <w:p w:rsidR="005D5E3F" w:rsidRPr="005D5E3F" w:rsidRDefault="005D5E3F" w:rsidP="005D5E3F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</w:pPr>
    </w:p>
    <w:p w:rsidR="005D5E3F" w:rsidRPr="005D5E3F" w:rsidRDefault="005D5E3F" w:rsidP="005D5E3F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</w:pPr>
      <w:r w:rsidRPr="005D5E3F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 xml:space="preserve">*El STORE </w:t>
      </w:r>
      <w:proofErr w:type="spellStart"/>
      <w:r w:rsidRPr="005D5E3F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>jamas</w:t>
      </w:r>
      <w:proofErr w:type="spellEnd"/>
      <w:r w:rsidRPr="005D5E3F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 xml:space="preserve"> se modifica de forma directa.</w:t>
      </w:r>
    </w:p>
    <w:p w:rsidR="005D5E3F" w:rsidRPr="005D5E3F" w:rsidRDefault="005D5E3F" w:rsidP="005D5E3F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</w:pPr>
    </w:p>
    <w:p w:rsidR="005D5E3F" w:rsidRPr="005D5E3F" w:rsidRDefault="005D5E3F" w:rsidP="005D5E3F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</w:pPr>
      <w:r w:rsidRPr="005D5E3F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>*Interacciones de usuario y/o código, dispara acciones que describen qué sucedió</w:t>
      </w:r>
    </w:p>
    <w:p w:rsidR="005D5E3F" w:rsidRPr="005D5E3F" w:rsidRDefault="005D5E3F" w:rsidP="005D5E3F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</w:pPr>
    </w:p>
    <w:p w:rsidR="005D5E3F" w:rsidRPr="005D5E3F" w:rsidRDefault="005D5E3F" w:rsidP="005D5E3F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</w:pPr>
      <w:r w:rsidRPr="005D5E3F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 xml:space="preserve">*El valor actual de la información de la aplicación se llama - </w:t>
      </w:r>
      <w:proofErr w:type="spellStart"/>
      <w:r w:rsidRPr="005D5E3F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>State</w:t>
      </w:r>
      <w:proofErr w:type="spellEnd"/>
    </w:p>
    <w:p w:rsidR="005D5E3F" w:rsidRPr="005D5E3F" w:rsidRDefault="005D5E3F" w:rsidP="005D5E3F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</w:pPr>
    </w:p>
    <w:p w:rsidR="005D5E3F" w:rsidRPr="005D5E3F" w:rsidRDefault="005D5E3F" w:rsidP="005D5E3F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</w:pPr>
      <w:r w:rsidRPr="005D5E3F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 xml:space="preserve">*Un nuevo estado es creado, en base a la </w:t>
      </w:r>
      <w:proofErr w:type="spellStart"/>
      <w:r w:rsidRPr="005D5E3F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>combinanción</w:t>
      </w:r>
      <w:proofErr w:type="spellEnd"/>
      <w:r w:rsidRPr="005D5E3F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 xml:space="preserve"> del viejo estado y una acción, por una función llamada </w:t>
      </w:r>
      <w:proofErr w:type="spellStart"/>
      <w:r w:rsidRPr="005D5E3F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>Reducer</w:t>
      </w:r>
      <w:proofErr w:type="spellEnd"/>
      <w:r w:rsidRPr="005D5E3F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>.</w:t>
      </w:r>
    </w:p>
    <w:p w:rsidR="005D5E3F" w:rsidRDefault="005D5E3F" w:rsidP="005D5E3F">
      <w:pPr>
        <w:shd w:val="clear" w:color="auto" w:fill="FFFFFF"/>
        <w:spacing w:before="0" w:after="0" w:line="240" w:lineRule="auto"/>
        <w:ind w:right="113"/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</w:pPr>
    </w:p>
    <w:p w:rsidR="005D5E3F" w:rsidRDefault="005D5E3F" w:rsidP="005D5E3F">
      <w:pPr>
        <w:shd w:val="clear" w:color="auto" w:fill="FFFFFF"/>
        <w:spacing w:before="0" w:after="0" w:line="240" w:lineRule="auto"/>
        <w:ind w:right="113"/>
        <w:jc w:val="center"/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</w:pPr>
      <w:r>
        <w:rPr>
          <w:noProof/>
          <w:lang w:val="es-MX" w:eastAsia="es-MX"/>
        </w:rPr>
        <w:drawing>
          <wp:inline distT="0" distB="0" distL="0" distR="0">
            <wp:extent cx="2548623" cy="1501140"/>
            <wp:effectExtent l="0" t="0" r="4445" b="3810"/>
            <wp:docPr id="4" name="Imagen 4" descr="https://cdn-images-1.medium.com/max/1600/1*87dJ5EB3ydD7_AbhKb4UO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cdn-images-1.medium.com/max/1600/1*87dJ5EB3ydD7_AbhKb4UOQ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3414" cy="1515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5E3F" w:rsidRDefault="005D5E3F" w:rsidP="005D5E3F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4A4A4A"/>
        </w:rPr>
      </w:pPr>
      <w:r>
        <w:rPr>
          <w:rStyle w:val="Textoennegrita"/>
          <w:rFonts w:ascii="Arial" w:eastAsiaTheme="majorEastAsia" w:hAnsi="Arial" w:cs="Arial"/>
          <w:color w:val="4A4A4A"/>
        </w:rPr>
        <w:lastRenderedPageBreak/>
        <w:t xml:space="preserve">Creando el Store de </w:t>
      </w:r>
      <w:proofErr w:type="spellStart"/>
      <w:r>
        <w:rPr>
          <w:rStyle w:val="Textoennegrita"/>
          <w:rFonts w:ascii="Arial" w:eastAsiaTheme="majorEastAsia" w:hAnsi="Arial" w:cs="Arial"/>
          <w:color w:val="4A4A4A"/>
        </w:rPr>
        <w:t>Redux</w:t>
      </w:r>
      <w:proofErr w:type="spellEnd"/>
    </w:p>
    <w:p w:rsidR="005D5E3F" w:rsidRDefault="005D5E3F" w:rsidP="005D5E3F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 xml:space="preserve">Para crear un Store necesitamos llamar a la función </w:t>
      </w:r>
      <w:proofErr w:type="spellStart"/>
      <w:r>
        <w:rPr>
          <w:rFonts w:ascii="Arial" w:hAnsi="Arial" w:cs="Arial"/>
          <w:color w:val="4A4A4A"/>
        </w:rPr>
        <w:t>createStore</w:t>
      </w:r>
      <w:proofErr w:type="spellEnd"/>
      <w:r>
        <w:rPr>
          <w:rFonts w:ascii="Arial" w:hAnsi="Arial" w:cs="Arial"/>
          <w:color w:val="4A4A4A"/>
        </w:rPr>
        <w:t xml:space="preserve"> del paquete de </w:t>
      </w:r>
      <w:proofErr w:type="spellStart"/>
      <w:r>
        <w:rPr>
          <w:rFonts w:ascii="Arial" w:hAnsi="Arial" w:cs="Arial"/>
          <w:color w:val="4A4A4A"/>
        </w:rPr>
        <w:t>redux</w:t>
      </w:r>
      <w:proofErr w:type="spellEnd"/>
      <w:r>
        <w:rPr>
          <w:rFonts w:ascii="Arial" w:hAnsi="Arial" w:cs="Arial"/>
          <w:color w:val="4A4A4A"/>
        </w:rPr>
        <w:t xml:space="preserve"> pasándole los parámetros del </w:t>
      </w:r>
      <w:proofErr w:type="spellStart"/>
      <w:r>
        <w:rPr>
          <w:rFonts w:ascii="Arial" w:hAnsi="Arial" w:cs="Arial"/>
          <w:color w:val="4A4A4A"/>
        </w:rPr>
        <w:t>reducer</w:t>
      </w:r>
      <w:proofErr w:type="spellEnd"/>
      <w:r>
        <w:rPr>
          <w:rFonts w:ascii="Arial" w:hAnsi="Arial" w:cs="Arial"/>
          <w:color w:val="4A4A4A"/>
        </w:rPr>
        <w:t xml:space="preserve"> </w:t>
      </w:r>
      <w:proofErr w:type="gramStart"/>
      <w:r>
        <w:rPr>
          <w:rFonts w:ascii="Arial" w:hAnsi="Arial" w:cs="Arial"/>
          <w:color w:val="4A4A4A"/>
        </w:rPr>
        <w:t>y</w:t>
      </w:r>
      <w:proofErr w:type="gramEnd"/>
      <w:r>
        <w:rPr>
          <w:rFonts w:ascii="Arial" w:hAnsi="Arial" w:cs="Arial"/>
          <w:color w:val="4A4A4A"/>
        </w:rPr>
        <w:t xml:space="preserve"> </w:t>
      </w:r>
      <w:proofErr w:type="spellStart"/>
      <w:r>
        <w:rPr>
          <w:rFonts w:ascii="Arial" w:hAnsi="Arial" w:cs="Arial"/>
          <w:color w:val="4A4A4A"/>
        </w:rPr>
        <w:t>initialState</w:t>
      </w:r>
      <w:proofErr w:type="spellEnd"/>
      <w:r>
        <w:rPr>
          <w:rFonts w:ascii="Arial" w:hAnsi="Arial" w:cs="Arial"/>
          <w:color w:val="4A4A4A"/>
        </w:rPr>
        <w:t>.</w:t>
      </w:r>
    </w:p>
    <w:p w:rsidR="005D5E3F" w:rsidRDefault="005D5E3F" w:rsidP="005D5E3F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 xml:space="preserve">Para conectar un componente a </w:t>
      </w:r>
      <w:proofErr w:type="spellStart"/>
      <w:r>
        <w:rPr>
          <w:rFonts w:ascii="Arial" w:hAnsi="Arial" w:cs="Arial"/>
          <w:color w:val="4A4A4A"/>
        </w:rPr>
        <w:t>Redux</w:t>
      </w:r>
      <w:proofErr w:type="spellEnd"/>
      <w:r>
        <w:rPr>
          <w:rFonts w:ascii="Arial" w:hAnsi="Arial" w:cs="Arial"/>
          <w:color w:val="4A4A4A"/>
        </w:rPr>
        <w:t xml:space="preserve"> vamos a necesitar importar </w:t>
      </w:r>
      <w:proofErr w:type="spellStart"/>
      <w:r>
        <w:rPr>
          <w:rFonts w:ascii="Arial" w:hAnsi="Arial" w:cs="Arial"/>
          <w:color w:val="4A4A4A"/>
        </w:rPr>
        <w:t>connect</w:t>
      </w:r>
      <w:proofErr w:type="spellEnd"/>
      <w:r>
        <w:rPr>
          <w:rFonts w:ascii="Arial" w:hAnsi="Arial" w:cs="Arial"/>
          <w:color w:val="4A4A4A"/>
        </w:rPr>
        <w:t xml:space="preserve"> de </w:t>
      </w:r>
      <w:proofErr w:type="spellStart"/>
      <w:r>
        <w:rPr>
          <w:rFonts w:ascii="Arial" w:hAnsi="Arial" w:cs="Arial"/>
          <w:color w:val="4A4A4A"/>
        </w:rPr>
        <w:t>react-redux</w:t>
      </w:r>
      <w:proofErr w:type="spellEnd"/>
      <w:r>
        <w:rPr>
          <w:rFonts w:ascii="Arial" w:hAnsi="Arial" w:cs="Arial"/>
          <w:color w:val="4A4A4A"/>
        </w:rPr>
        <w:t xml:space="preserve">, </w:t>
      </w:r>
      <w:proofErr w:type="spellStart"/>
      <w:r>
        <w:rPr>
          <w:rFonts w:ascii="Arial" w:hAnsi="Arial" w:cs="Arial"/>
          <w:color w:val="4A4A4A"/>
        </w:rPr>
        <w:t>connect</w:t>
      </w:r>
      <w:proofErr w:type="spellEnd"/>
      <w:r>
        <w:rPr>
          <w:rFonts w:ascii="Arial" w:hAnsi="Arial" w:cs="Arial"/>
          <w:color w:val="4A4A4A"/>
        </w:rPr>
        <w:t xml:space="preserve"> va a aceptar dos parámetros:</w:t>
      </w:r>
    </w:p>
    <w:p w:rsidR="005D5E3F" w:rsidRDefault="005D5E3F" w:rsidP="005D5E3F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4A4A4A"/>
        </w:rPr>
      </w:pPr>
      <w:proofErr w:type="spellStart"/>
      <w:proofErr w:type="gramStart"/>
      <w:r>
        <w:rPr>
          <w:rFonts w:ascii="Arial" w:hAnsi="Arial" w:cs="Arial"/>
          <w:color w:val="4A4A4A"/>
        </w:rPr>
        <w:t>mapStateToProps</w:t>
      </w:r>
      <w:proofErr w:type="spellEnd"/>
      <w:proofErr w:type="gramEnd"/>
      <w:r>
        <w:rPr>
          <w:rFonts w:ascii="Arial" w:hAnsi="Arial" w:cs="Arial"/>
          <w:color w:val="4A4A4A"/>
        </w:rPr>
        <w:t xml:space="preserve">: es una función que le va a indicar al </w:t>
      </w:r>
      <w:proofErr w:type="spellStart"/>
      <w:r>
        <w:rPr>
          <w:rFonts w:ascii="Arial" w:hAnsi="Arial" w:cs="Arial"/>
          <w:color w:val="4A4A4A"/>
        </w:rPr>
        <w:t>provider</w:t>
      </w:r>
      <w:proofErr w:type="spellEnd"/>
      <w:r>
        <w:rPr>
          <w:rFonts w:ascii="Arial" w:hAnsi="Arial" w:cs="Arial"/>
          <w:color w:val="4A4A4A"/>
        </w:rPr>
        <w:t xml:space="preserve"> qué información necesitamos del store.</w:t>
      </w:r>
      <w:r>
        <w:rPr>
          <w:rFonts w:ascii="Arial" w:hAnsi="Arial" w:cs="Arial"/>
          <w:color w:val="4A4A4A"/>
        </w:rPr>
        <w:br/>
      </w:r>
      <w:proofErr w:type="spellStart"/>
      <w:proofErr w:type="gramStart"/>
      <w:r>
        <w:rPr>
          <w:rFonts w:ascii="Arial" w:hAnsi="Arial" w:cs="Arial"/>
          <w:color w:val="4A4A4A"/>
        </w:rPr>
        <w:t>mapDispatchToProps</w:t>
      </w:r>
      <w:proofErr w:type="spellEnd"/>
      <w:proofErr w:type="gramEnd"/>
      <w:r>
        <w:rPr>
          <w:rFonts w:ascii="Arial" w:hAnsi="Arial" w:cs="Arial"/>
          <w:color w:val="4A4A4A"/>
        </w:rPr>
        <w:t xml:space="preserve">: es un objeto con las distintas funciones para ejecutar una </w:t>
      </w:r>
      <w:proofErr w:type="spellStart"/>
      <w:r>
        <w:rPr>
          <w:rFonts w:ascii="Arial" w:hAnsi="Arial" w:cs="Arial"/>
          <w:color w:val="4A4A4A"/>
        </w:rPr>
        <w:t>action</w:t>
      </w:r>
      <w:proofErr w:type="spellEnd"/>
      <w:r>
        <w:rPr>
          <w:rFonts w:ascii="Arial" w:hAnsi="Arial" w:cs="Arial"/>
          <w:color w:val="4A4A4A"/>
        </w:rPr>
        <w:t xml:space="preserve"> en </w:t>
      </w:r>
      <w:proofErr w:type="spellStart"/>
      <w:r>
        <w:rPr>
          <w:rFonts w:ascii="Arial" w:hAnsi="Arial" w:cs="Arial"/>
          <w:color w:val="4A4A4A"/>
        </w:rPr>
        <w:t>Redux</w:t>
      </w:r>
      <w:proofErr w:type="spellEnd"/>
      <w:r>
        <w:rPr>
          <w:rFonts w:ascii="Arial" w:hAnsi="Arial" w:cs="Arial"/>
          <w:color w:val="4A4A4A"/>
        </w:rPr>
        <w:t>.</w:t>
      </w:r>
    </w:p>
    <w:p w:rsidR="005D5E3F" w:rsidRDefault="0051197E" w:rsidP="005D5E3F">
      <w:pPr>
        <w:shd w:val="clear" w:color="auto" w:fill="FFFFFF"/>
        <w:spacing w:before="0" w:after="0" w:line="240" w:lineRule="auto"/>
        <w:ind w:right="113"/>
        <w:jc w:val="center"/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</w:pPr>
      <w:r w:rsidRPr="0051197E">
        <w:rPr>
          <w:rFonts w:ascii="Arial" w:eastAsia="Times New Roman" w:hAnsi="Arial" w:cs="Arial"/>
          <w:noProof/>
          <w:color w:val="273B47"/>
          <w:sz w:val="20"/>
          <w:szCs w:val="20"/>
          <w:lang w:val="es-MX" w:eastAsia="es-MX"/>
        </w:rPr>
        <w:drawing>
          <wp:inline distT="0" distB="0" distL="0" distR="0" wp14:anchorId="6310B91C" wp14:editId="63F647A5">
            <wp:extent cx="3665218" cy="2758440"/>
            <wp:effectExtent l="0" t="0" r="0" b="381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22965"/>
                    <a:stretch/>
                  </pic:blipFill>
                  <pic:spPr bwMode="auto">
                    <a:xfrm>
                      <a:off x="0" y="0"/>
                      <a:ext cx="3676539" cy="2766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1197E" w:rsidRDefault="0051197E" w:rsidP="005D5E3F">
      <w:pPr>
        <w:shd w:val="clear" w:color="auto" w:fill="FFFFFF"/>
        <w:spacing w:before="0" w:after="0" w:line="240" w:lineRule="auto"/>
        <w:ind w:right="113"/>
        <w:jc w:val="center"/>
        <w:rPr>
          <w:rFonts w:ascii="Arial" w:eastAsia="Times New Roman" w:hAnsi="Arial" w:cs="Arial"/>
          <w:color w:val="273B47"/>
          <w:sz w:val="20"/>
          <w:szCs w:val="20"/>
          <w:lang w:eastAsia="es-MX"/>
        </w:rPr>
      </w:pPr>
      <w:r w:rsidRPr="0051197E">
        <w:rPr>
          <w:rFonts w:ascii="Arial" w:eastAsia="Times New Roman" w:hAnsi="Arial" w:cs="Arial"/>
          <w:noProof/>
          <w:color w:val="273B47"/>
          <w:sz w:val="20"/>
          <w:szCs w:val="20"/>
          <w:lang w:val="es-MX" w:eastAsia="es-MX"/>
        </w:rPr>
        <w:drawing>
          <wp:inline distT="0" distB="0" distL="0" distR="0" wp14:anchorId="14DBEEE9" wp14:editId="5F6C2CF7">
            <wp:extent cx="4511040" cy="1463041"/>
            <wp:effectExtent l="0" t="0" r="3810" b="381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21061" cy="1466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97E" w:rsidRDefault="0051197E" w:rsidP="005D5E3F">
      <w:pPr>
        <w:shd w:val="clear" w:color="auto" w:fill="FFFFFF"/>
        <w:spacing w:before="0" w:after="0" w:line="240" w:lineRule="auto"/>
        <w:ind w:right="113"/>
        <w:jc w:val="center"/>
        <w:rPr>
          <w:rFonts w:ascii="Arial" w:eastAsia="Times New Roman" w:hAnsi="Arial" w:cs="Arial"/>
          <w:color w:val="273B47"/>
          <w:sz w:val="20"/>
          <w:szCs w:val="20"/>
          <w:lang w:eastAsia="es-MX"/>
        </w:rPr>
      </w:pPr>
      <w:r w:rsidRPr="0051197E">
        <w:rPr>
          <w:rFonts w:ascii="Arial" w:eastAsia="Times New Roman" w:hAnsi="Arial" w:cs="Arial"/>
          <w:noProof/>
          <w:color w:val="273B47"/>
          <w:sz w:val="20"/>
          <w:szCs w:val="20"/>
          <w:lang w:val="es-MX" w:eastAsia="es-MX"/>
        </w:rPr>
        <w:drawing>
          <wp:inline distT="0" distB="0" distL="0" distR="0" wp14:anchorId="44A0939A" wp14:editId="3A330168">
            <wp:extent cx="4617720" cy="3024256"/>
            <wp:effectExtent l="0" t="0" r="0" b="508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19491" cy="3025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0147">
        <w:rPr>
          <w:rFonts w:ascii="Arial" w:eastAsia="Times New Roman" w:hAnsi="Arial" w:cs="Arial"/>
          <w:color w:val="273B47"/>
          <w:sz w:val="20"/>
          <w:szCs w:val="20"/>
          <w:lang w:eastAsia="es-MX"/>
        </w:rPr>
        <w:t>´</w:t>
      </w:r>
    </w:p>
    <w:p w:rsidR="00400147" w:rsidRPr="00400147" w:rsidRDefault="00400147" w:rsidP="00400147">
      <w:pPr>
        <w:pStyle w:val="Puesto"/>
        <w:rPr>
          <w:sz w:val="44"/>
        </w:rPr>
      </w:pPr>
      <w:r w:rsidRPr="00400147">
        <w:rPr>
          <w:sz w:val="44"/>
        </w:rPr>
        <w:lastRenderedPageBreak/>
        <w:t>Aplicando Redux a nuestra aplicación</w:t>
      </w:r>
    </w:p>
    <w:p w:rsidR="00400147" w:rsidRDefault="00400147" w:rsidP="005D5E3F">
      <w:pPr>
        <w:shd w:val="clear" w:color="auto" w:fill="FFFFFF"/>
        <w:spacing w:before="0" w:after="0" w:line="240" w:lineRule="auto"/>
        <w:ind w:right="113"/>
        <w:jc w:val="center"/>
        <w:rPr>
          <w:rFonts w:ascii="Arial" w:eastAsia="Times New Roman" w:hAnsi="Arial" w:cs="Arial"/>
          <w:color w:val="273B47"/>
          <w:sz w:val="20"/>
          <w:szCs w:val="20"/>
          <w:lang w:eastAsia="es-MX"/>
        </w:rPr>
      </w:pPr>
    </w:p>
    <w:p w:rsidR="00400147" w:rsidRPr="002F665A" w:rsidRDefault="00400147" w:rsidP="00400147">
      <w:pPr>
        <w:pStyle w:val="Ttulo1"/>
      </w:pPr>
      <w:r w:rsidRPr="00400147">
        <w:t>Creando los reducers</w:t>
      </w:r>
    </w:p>
    <w:p w:rsidR="00400147" w:rsidRPr="00400147" w:rsidRDefault="00400147" w:rsidP="00400147">
      <w:pPr>
        <w:shd w:val="clear" w:color="auto" w:fill="FFFFFF"/>
        <w:spacing w:before="113" w:after="113" w:line="240" w:lineRule="auto"/>
        <w:jc w:val="both"/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</w:pPr>
      <w:r w:rsidRPr="00400147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 xml:space="preserve">Un </w:t>
      </w:r>
      <w:proofErr w:type="spellStart"/>
      <w:r w:rsidRPr="00400147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>action</w:t>
      </w:r>
      <w:proofErr w:type="spellEnd"/>
      <w:r w:rsidRPr="00400147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 xml:space="preserve"> de </w:t>
      </w:r>
      <w:proofErr w:type="spellStart"/>
      <w:r w:rsidRPr="00400147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>Redux</w:t>
      </w:r>
      <w:proofErr w:type="spellEnd"/>
      <w:r w:rsidRPr="00400147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 xml:space="preserve"> va a contener dos elementos:</w:t>
      </w:r>
    </w:p>
    <w:p w:rsidR="00400147" w:rsidRPr="00400147" w:rsidRDefault="00400147" w:rsidP="00400147">
      <w:pPr>
        <w:numPr>
          <w:ilvl w:val="0"/>
          <w:numId w:val="23"/>
        </w:numPr>
        <w:shd w:val="clear" w:color="auto" w:fill="FFFFFF"/>
        <w:spacing w:before="0" w:after="0" w:line="240" w:lineRule="auto"/>
        <w:ind w:left="113" w:right="113"/>
        <w:jc w:val="both"/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</w:pPr>
      <w:proofErr w:type="spellStart"/>
      <w:r w:rsidRPr="00FC2E13">
        <w:rPr>
          <w:rFonts w:ascii="Courier New" w:eastAsia="Times New Roman" w:hAnsi="Courier New" w:cs="Courier New"/>
          <w:color w:val="273B47"/>
          <w:sz w:val="20"/>
          <w:szCs w:val="20"/>
          <w:lang w:val="es-MX" w:eastAsia="es-MX"/>
        </w:rPr>
        <w:t>type</w:t>
      </w:r>
      <w:proofErr w:type="spellEnd"/>
      <w:r w:rsidRPr="00400147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>: para indicar la acción que se va a ejecutar.</w:t>
      </w:r>
    </w:p>
    <w:p w:rsidR="00400147" w:rsidRPr="00400147" w:rsidRDefault="00400147" w:rsidP="00400147">
      <w:pPr>
        <w:numPr>
          <w:ilvl w:val="0"/>
          <w:numId w:val="23"/>
        </w:numPr>
        <w:shd w:val="clear" w:color="auto" w:fill="FFFFFF"/>
        <w:spacing w:before="0" w:after="0" w:line="240" w:lineRule="auto"/>
        <w:ind w:left="113" w:right="113"/>
        <w:jc w:val="both"/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</w:pPr>
      <w:proofErr w:type="spellStart"/>
      <w:r w:rsidRPr="00FC2E13">
        <w:rPr>
          <w:rFonts w:ascii="Courier New" w:eastAsia="Times New Roman" w:hAnsi="Courier New" w:cs="Courier New"/>
          <w:color w:val="273B47"/>
          <w:sz w:val="20"/>
          <w:szCs w:val="20"/>
          <w:lang w:val="es-MX" w:eastAsia="es-MX"/>
        </w:rPr>
        <w:t>payload</w:t>
      </w:r>
      <w:proofErr w:type="spellEnd"/>
      <w:r w:rsidRPr="00400147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 xml:space="preserve">: es la información que estamos mandando al </w:t>
      </w:r>
      <w:proofErr w:type="spellStart"/>
      <w:r w:rsidRPr="00400147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>reducer</w:t>
      </w:r>
      <w:proofErr w:type="spellEnd"/>
      <w:r w:rsidRPr="00400147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>.</w:t>
      </w:r>
    </w:p>
    <w:p w:rsidR="00400147" w:rsidRPr="00FC2E13" w:rsidRDefault="00400147" w:rsidP="00400147">
      <w:pPr>
        <w:shd w:val="clear" w:color="auto" w:fill="FFFFFF"/>
        <w:spacing w:before="0" w:after="0" w:line="240" w:lineRule="auto"/>
        <w:jc w:val="both"/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</w:pPr>
      <w:r w:rsidRPr="00400147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 xml:space="preserve">Dentro de los </w:t>
      </w:r>
      <w:proofErr w:type="spellStart"/>
      <w:r w:rsidRPr="00400147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>reducers</w:t>
      </w:r>
      <w:proofErr w:type="spellEnd"/>
      <w:r w:rsidRPr="00400147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 xml:space="preserve"> usaremos un </w:t>
      </w:r>
      <w:proofErr w:type="spellStart"/>
      <w:r w:rsidRPr="00FC2E13">
        <w:rPr>
          <w:rFonts w:ascii="Courier New" w:eastAsia="Times New Roman" w:hAnsi="Courier New" w:cs="Courier New"/>
          <w:color w:val="273B47"/>
          <w:sz w:val="20"/>
          <w:szCs w:val="20"/>
          <w:lang w:val="es-MX" w:eastAsia="es-MX"/>
        </w:rPr>
        <w:t>switch</w:t>
      </w:r>
      <w:proofErr w:type="spellEnd"/>
      <w:r w:rsidRPr="00400147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 xml:space="preserve"> para separar la lógica por cada tipo de acción que tendremos en </w:t>
      </w:r>
      <w:proofErr w:type="spellStart"/>
      <w:r w:rsidRPr="00400147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>Redux</w:t>
      </w:r>
      <w:proofErr w:type="spellEnd"/>
      <w:r w:rsidRPr="00400147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>.</w:t>
      </w:r>
    </w:p>
    <w:p w:rsidR="00FC2E13" w:rsidRPr="00FC2E13" w:rsidRDefault="00FC2E13" w:rsidP="00400147">
      <w:pPr>
        <w:shd w:val="clear" w:color="auto" w:fill="FFFFFF"/>
        <w:spacing w:before="0" w:after="0" w:line="240" w:lineRule="auto"/>
        <w:jc w:val="both"/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</w:pPr>
    </w:p>
    <w:p w:rsidR="00FC2E13" w:rsidRPr="00FC2E13" w:rsidRDefault="00FC2E13" w:rsidP="00400147">
      <w:pPr>
        <w:shd w:val="clear" w:color="auto" w:fill="FFFFFF"/>
        <w:spacing w:before="0" w:after="0" w:line="240" w:lineRule="auto"/>
        <w:jc w:val="both"/>
        <w:rPr>
          <w:rFonts w:ascii="Arial" w:hAnsi="Arial" w:cs="Arial"/>
          <w:color w:val="4A4A4A"/>
          <w:sz w:val="20"/>
          <w:szCs w:val="20"/>
          <w:shd w:val="clear" w:color="auto" w:fill="FFFFFF"/>
        </w:rPr>
      </w:pPr>
      <w:r w:rsidRPr="00FC2E13">
        <w:rPr>
          <w:rFonts w:ascii="Arial" w:hAnsi="Arial" w:cs="Arial"/>
          <w:color w:val="4A4A4A"/>
          <w:sz w:val="20"/>
          <w:szCs w:val="20"/>
          <w:shd w:val="clear" w:color="auto" w:fill="FFFFFF"/>
        </w:rPr>
        <w:t xml:space="preserve">Me tomó mucho tiempo entender </w:t>
      </w:r>
      <w:proofErr w:type="spellStart"/>
      <w:r w:rsidRPr="00FC2E13">
        <w:rPr>
          <w:rFonts w:ascii="Arial" w:hAnsi="Arial" w:cs="Arial"/>
          <w:color w:val="4A4A4A"/>
          <w:sz w:val="20"/>
          <w:szCs w:val="20"/>
          <w:shd w:val="clear" w:color="auto" w:fill="FFFFFF"/>
        </w:rPr>
        <w:t>Redux</w:t>
      </w:r>
      <w:proofErr w:type="spellEnd"/>
      <w:r w:rsidRPr="00FC2E13">
        <w:rPr>
          <w:rFonts w:ascii="Arial" w:hAnsi="Arial" w:cs="Arial"/>
          <w:color w:val="4A4A4A"/>
          <w:sz w:val="20"/>
          <w:szCs w:val="20"/>
          <w:shd w:val="clear" w:color="auto" w:fill="FFFFFF"/>
        </w:rPr>
        <w:t xml:space="preserve">, tuve que volver a reproducir las clases y buscar en internet sobre arreglos y </w:t>
      </w:r>
      <w:proofErr w:type="spellStart"/>
      <w:r w:rsidRPr="00FC2E13">
        <w:rPr>
          <w:rFonts w:ascii="Arial" w:hAnsi="Arial" w:cs="Arial"/>
          <w:color w:val="4A4A4A"/>
          <w:sz w:val="20"/>
          <w:szCs w:val="20"/>
          <w:shd w:val="clear" w:color="auto" w:fill="FFFFFF"/>
        </w:rPr>
        <w:t>objectos</w:t>
      </w:r>
      <w:proofErr w:type="spellEnd"/>
      <w:r w:rsidRPr="00FC2E13">
        <w:rPr>
          <w:rFonts w:ascii="Arial" w:hAnsi="Arial" w:cs="Arial"/>
          <w:color w:val="4A4A4A"/>
          <w:sz w:val="20"/>
          <w:szCs w:val="20"/>
          <w:shd w:val="clear" w:color="auto" w:fill="FFFFFF"/>
        </w:rPr>
        <w:t xml:space="preserve"> porque no tenía ni idea de porque a veces </w:t>
      </w:r>
      <w:proofErr w:type="spellStart"/>
      <w:r w:rsidRPr="00FC2E13">
        <w:rPr>
          <w:rFonts w:ascii="Arial" w:hAnsi="Arial" w:cs="Arial"/>
          <w:color w:val="4A4A4A"/>
          <w:sz w:val="20"/>
          <w:szCs w:val="20"/>
          <w:shd w:val="clear" w:color="auto" w:fill="FFFFFF"/>
        </w:rPr>
        <w:t>destructurabas</w:t>
      </w:r>
      <w:proofErr w:type="spellEnd"/>
      <w:r w:rsidRPr="00FC2E13">
        <w:rPr>
          <w:rFonts w:ascii="Arial" w:hAnsi="Arial" w:cs="Arial"/>
          <w:color w:val="4A4A4A"/>
          <w:sz w:val="20"/>
          <w:szCs w:val="20"/>
          <w:shd w:val="clear" w:color="auto" w:fill="FFFFFF"/>
        </w:rPr>
        <w:t xml:space="preserve"> o por qué, y tampoco tenía idea de cómo funcionaban los datos y el estado pero ya por fin entendí.</w:t>
      </w:r>
    </w:p>
    <w:p w:rsidR="00FC2E13" w:rsidRPr="00FC2E13" w:rsidRDefault="00E67D6C" w:rsidP="00400147">
      <w:pPr>
        <w:shd w:val="clear" w:color="auto" w:fill="FFFFFF"/>
        <w:spacing w:before="0" w:after="0" w:line="240" w:lineRule="auto"/>
        <w:jc w:val="both"/>
        <w:rPr>
          <w:rFonts w:ascii="Arial" w:hAnsi="Arial" w:cs="Arial"/>
          <w:color w:val="4A4A4A"/>
          <w:sz w:val="20"/>
          <w:szCs w:val="20"/>
          <w:shd w:val="clear" w:color="auto" w:fill="FFFFFF"/>
        </w:rPr>
      </w:pPr>
      <w:hyperlink r:id="rId20" w:history="1">
        <w:r w:rsidR="00FC2E13" w:rsidRPr="00FC2E13">
          <w:rPr>
            <w:rStyle w:val="Hipervnculo"/>
            <w:rFonts w:ascii="Arial" w:hAnsi="Arial" w:cs="Arial"/>
            <w:sz w:val="20"/>
            <w:szCs w:val="20"/>
            <w:shd w:val="clear" w:color="auto" w:fill="FFFFFF"/>
          </w:rPr>
          <w:t>https://camo.githubusercontent.com/5aba89b6daab934631adffc1f301d17bb273268b/68747470733a2f2f73332e616d617a6f6e6177732e636f6d2f6d656469612d702e736c69642e65732f75706c6f6164732f3336343831322f696d616765732f323438343535322f415243482d5265647578322d7265616c2e676966</w:t>
        </w:r>
      </w:hyperlink>
    </w:p>
    <w:p w:rsidR="00FC2E13" w:rsidRPr="00FC2E13" w:rsidRDefault="00FC2E13" w:rsidP="00400147">
      <w:pPr>
        <w:shd w:val="clear" w:color="auto" w:fill="FFFFFF"/>
        <w:spacing w:before="0" w:after="0" w:line="240" w:lineRule="auto"/>
        <w:jc w:val="both"/>
        <w:rPr>
          <w:rFonts w:ascii="Arial" w:hAnsi="Arial" w:cs="Arial"/>
          <w:color w:val="4A4A4A"/>
          <w:sz w:val="20"/>
          <w:szCs w:val="20"/>
          <w:shd w:val="clear" w:color="auto" w:fill="FFFFFF"/>
        </w:rPr>
      </w:pPr>
    </w:p>
    <w:p w:rsidR="00FC2E13" w:rsidRPr="00FC2E13" w:rsidRDefault="00E67D6C" w:rsidP="00400147">
      <w:pPr>
        <w:shd w:val="clear" w:color="auto" w:fill="FFFFFF"/>
        <w:spacing w:before="0" w:after="0" w:line="240" w:lineRule="auto"/>
        <w:jc w:val="both"/>
        <w:rPr>
          <w:rFonts w:ascii="Arial" w:hAnsi="Arial" w:cs="Arial"/>
          <w:color w:val="4A4A4A"/>
          <w:sz w:val="20"/>
          <w:szCs w:val="20"/>
          <w:shd w:val="clear" w:color="auto" w:fill="FFFFFF"/>
        </w:rPr>
      </w:pPr>
      <w:hyperlink r:id="rId21" w:history="1">
        <w:r w:rsidR="00FC2E13" w:rsidRPr="00FC2E13">
          <w:rPr>
            <w:rStyle w:val="Hipervnculo"/>
            <w:rFonts w:ascii="Arial" w:hAnsi="Arial" w:cs="Arial"/>
            <w:sz w:val="20"/>
            <w:szCs w:val="20"/>
            <w:shd w:val="clear" w:color="auto" w:fill="FFFFFF"/>
          </w:rPr>
          <w:t>https://camo.githubusercontent.com/9de527b9432cc9244dc600875b46b43311918b59/68747470733a2f2f73332e616d617a6f6e6177732e636f6d2f6d656469612d702e736c69642e65732f75706c6f6164732f3336343831322f696d616765732f323438343739302f415243482d5265647578322d657874656e6465642d7265616c2d6465636c657261746976652e676966</w:t>
        </w:r>
      </w:hyperlink>
    </w:p>
    <w:p w:rsidR="00FC2E13" w:rsidRPr="00FC2E13" w:rsidRDefault="00FC2E13" w:rsidP="00400147">
      <w:pPr>
        <w:shd w:val="clear" w:color="auto" w:fill="FFFFFF"/>
        <w:spacing w:before="0" w:after="0" w:line="240" w:lineRule="auto"/>
        <w:jc w:val="both"/>
        <w:rPr>
          <w:rFonts w:ascii="Arial" w:hAnsi="Arial" w:cs="Arial"/>
          <w:color w:val="4A4A4A"/>
          <w:sz w:val="20"/>
          <w:szCs w:val="20"/>
          <w:shd w:val="clear" w:color="auto" w:fill="FFFFFF"/>
        </w:rPr>
      </w:pPr>
    </w:p>
    <w:p w:rsidR="00FC2E13" w:rsidRPr="00FC2E13" w:rsidRDefault="00FC2E13" w:rsidP="00FC2E13">
      <w:pPr>
        <w:shd w:val="clear" w:color="auto" w:fill="FFFFFF"/>
        <w:spacing w:before="0" w:after="0" w:line="240" w:lineRule="auto"/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</w:pPr>
      <w:r w:rsidRPr="00FC2E13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>Después de repetir las clases, este es mi resumen:</w:t>
      </w:r>
    </w:p>
    <w:p w:rsidR="00FC2E13" w:rsidRPr="00FC2E13" w:rsidRDefault="00FC2E13" w:rsidP="00FC2E13">
      <w:pPr>
        <w:numPr>
          <w:ilvl w:val="0"/>
          <w:numId w:val="24"/>
        </w:numPr>
        <w:shd w:val="clear" w:color="auto" w:fill="FFFFFF"/>
        <w:spacing w:before="0" w:after="0" w:line="240" w:lineRule="auto"/>
        <w:ind w:left="0"/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</w:pPr>
      <w:r w:rsidRPr="00FC2E13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>El Storage es como una base de datos de los estados</w:t>
      </w:r>
    </w:p>
    <w:p w:rsidR="00FC2E13" w:rsidRPr="00FC2E13" w:rsidRDefault="00FC2E13" w:rsidP="00FC2E13">
      <w:pPr>
        <w:numPr>
          <w:ilvl w:val="0"/>
          <w:numId w:val="24"/>
        </w:numPr>
        <w:shd w:val="clear" w:color="auto" w:fill="FFFFFF"/>
        <w:spacing w:before="0" w:after="0" w:line="240" w:lineRule="auto"/>
        <w:ind w:left="0"/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</w:pPr>
      <w:r w:rsidRPr="00FC2E13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 xml:space="preserve">El </w:t>
      </w:r>
      <w:proofErr w:type="spellStart"/>
      <w:r w:rsidRPr="00FC2E13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>connect</w:t>
      </w:r>
      <w:proofErr w:type="spellEnd"/>
      <w:r w:rsidRPr="00FC2E13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 xml:space="preserve"> permite la conexión entre el componente con el Storage y tiene 2 parámetros. Ejemplo - </w:t>
      </w:r>
      <w:proofErr w:type="spellStart"/>
      <w:r w:rsidRPr="00FC2E13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>Connect</w:t>
      </w:r>
      <w:proofErr w:type="spellEnd"/>
      <w:r w:rsidRPr="00FC2E13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 xml:space="preserve"> (</w:t>
      </w:r>
      <w:proofErr w:type="spellStart"/>
      <w:r w:rsidRPr="00FC2E13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>Primero,Segundo</w:t>
      </w:r>
      <w:proofErr w:type="spellEnd"/>
      <w:r w:rsidRPr="00FC2E13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>):</w:t>
      </w:r>
    </w:p>
    <w:p w:rsidR="00FC2E13" w:rsidRPr="00FC2E13" w:rsidRDefault="00FC2E13" w:rsidP="00FC2E13">
      <w:pPr>
        <w:shd w:val="clear" w:color="auto" w:fill="FFFFFF"/>
        <w:spacing w:before="0" w:after="0" w:line="240" w:lineRule="auto"/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</w:pPr>
      <w:r w:rsidRPr="00FC2E13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 xml:space="preserve">Primero: Envía el estado actual del Storage al componente para que sea utilizado por medio de su </w:t>
      </w:r>
      <w:proofErr w:type="spellStart"/>
      <w:r w:rsidRPr="00FC2E13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>props</w:t>
      </w:r>
      <w:proofErr w:type="spellEnd"/>
      <w:r w:rsidRPr="00FC2E13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 xml:space="preserve">. Para lograrlo, se crea una función que indicará que atributos se quieren utilizar en el componente y luego las asigna a su </w:t>
      </w:r>
      <w:proofErr w:type="spellStart"/>
      <w:r w:rsidRPr="00FC2E13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>props</w:t>
      </w:r>
      <w:proofErr w:type="spellEnd"/>
      <w:r w:rsidRPr="00FC2E13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>.</w:t>
      </w:r>
      <w:r w:rsidRPr="00FC2E13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br/>
        <w:t xml:space="preserve">Segundo: Envía al Reduce la acción que hemos encapsulado y que, por alguna razón que </w:t>
      </w:r>
      <w:proofErr w:type="spellStart"/>
      <w:r w:rsidRPr="00FC2E13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>aún</w:t>
      </w:r>
      <w:proofErr w:type="spellEnd"/>
      <w:r w:rsidRPr="00FC2E13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 xml:space="preserve"> no entiendo, al ser llamada por el </w:t>
      </w:r>
      <w:proofErr w:type="spellStart"/>
      <w:r w:rsidRPr="00FC2E13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>import</w:t>
      </w:r>
      <w:proofErr w:type="spellEnd"/>
      <w:r w:rsidRPr="00FC2E13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 xml:space="preserve"> en el componente se le atribuye su </w:t>
      </w:r>
      <w:proofErr w:type="spellStart"/>
      <w:r w:rsidRPr="00FC2E13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>props</w:t>
      </w:r>
      <w:proofErr w:type="spellEnd"/>
      <w:r w:rsidRPr="00FC2E13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 xml:space="preserve">. Cuando esta acción llega al Reduce, es identificada mediante el </w:t>
      </w:r>
      <w:proofErr w:type="spellStart"/>
      <w:r w:rsidRPr="00FC2E13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>Switch</w:t>
      </w:r>
      <w:proofErr w:type="spellEnd"/>
      <w:r w:rsidRPr="00FC2E13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 xml:space="preserve"> por su atributo </w:t>
      </w:r>
      <w:proofErr w:type="spellStart"/>
      <w:r w:rsidRPr="00FC2E13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>Type</w:t>
      </w:r>
      <w:proofErr w:type="spellEnd"/>
      <w:r w:rsidRPr="00FC2E13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 xml:space="preserve"> para su ejecución. Luego, el Reduce envía el resultado al Storage para su actualización.</w:t>
      </w:r>
      <w:r w:rsidRPr="00FC2E13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br/>
      </w:r>
      <w:r w:rsidRPr="00FC2E13">
        <w:rPr>
          <w:rFonts w:ascii="Arial" w:eastAsia="Times New Roman" w:hAnsi="Arial" w:cs="Arial"/>
          <w:b/>
          <w:bCs/>
          <w:color w:val="4A4A4A"/>
          <w:sz w:val="20"/>
          <w:szCs w:val="20"/>
          <w:lang w:val="es-MX" w:eastAsia="es-MX"/>
        </w:rPr>
        <w:t>Importante</w:t>
      </w:r>
      <w:r w:rsidRPr="00FC2E13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>: El Reduce también tiene 2 atributos “(</w:t>
      </w:r>
      <w:proofErr w:type="spellStart"/>
      <w:r w:rsidRPr="00FC2E13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>state</w:t>
      </w:r>
      <w:proofErr w:type="spellEnd"/>
      <w:r w:rsidRPr="00FC2E13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 xml:space="preserve">, </w:t>
      </w:r>
      <w:proofErr w:type="spellStart"/>
      <w:r w:rsidRPr="00FC2E13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>action</w:t>
      </w:r>
      <w:proofErr w:type="spellEnd"/>
      <w:r w:rsidRPr="00FC2E13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>)”:</w:t>
      </w:r>
    </w:p>
    <w:p w:rsidR="00FC2E13" w:rsidRPr="00FC2E13" w:rsidRDefault="00FC2E13" w:rsidP="00FC2E13">
      <w:pPr>
        <w:numPr>
          <w:ilvl w:val="1"/>
          <w:numId w:val="24"/>
        </w:numPr>
        <w:shd w:val="clear" w:color="auto" w:fill="FFFFFF"/>
        <w:spacing w:before="0" w:after="0" w:line="240" w:lineRule="auto"/>
        <w:ind w:left="0"/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</w:pPr>
      <w:proofErr w:type="spellStart"/>
      <w:r w:rsidRPr="00FC2E13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>state</w:t>
      </w:r>
      <w:proofErr w:type="spellEnd"/>
      <w:r w:rsidRPr="00FC2E13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 xml:space="preserve">: Es el estado que el </w:t>
      </w:r>
      <w:proofErr w:type="spellStart"/>
      <w:r w:rsidRPr="00FC2E13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>Stage</w:t>
      </w:r>
      <w:proofErr w:type="spellEnd"/>
      <w:r w:rsidRPr="00FC2E13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 xml:space="preserve"> envía al Reduce. Por lo tanto, es el estado que se va a actualizar.</w:t>
      </w:r>
    </w:p>
    <w:p w:rsidR="00FC2E13" w:rsidRPr="00FC2E13" w:rsidRDefault="00FC2E13" w:rsidP="00FC2E13">
      <w:pPr>
        <w:numPr>
          <w:ilvl w:val="1"/>
          <w:numId w:val="24"/>
        </w:numPr>
        <w:shd w:val="clear" w:color="auto" w:fill="FFFFFF"/>
        <w:spacing w:before="0" w:after="0" w:line="240" w:lineRule="auto"/>
        <w:ind w:left="0"/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</w:pPr>
      <w:proofErr w:type="spellStart"/>
      <w:r w:rsidRPr="00FC2E13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>action</w:t>
      </w:r>
      <w:proofErr w:type="spellEnd"/>
      <w:r w:rsidRPr="00FC2E13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 xml:space="preserve">: Es la acción encapsulada que fue enviada por el componente al Reduce para que se actualice el estado del </w:t>
      </w:r>
      <w:proofErr w:type="spellStart"/>
      <w:r w:rsidRPr="00FC2E13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>Stage</w:t>
      </w:r>
      <w:proofErr w:type="spellEnd"/>
      <w:r w:rsidRPr="00FC2E13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>.</w:t>
      </w:r>
    </w:p>
    <w:p w:rsidR="00FC2E13" w:rsidRPr="00FC2E13" w:rsidRDefault="00FC2E13" w:rsidP="00FC2E13">
      <w:pPr>
        <w:shd w:val="clear" w:color="auto" w:fill="FFFFFF"/>
        <w:spacing w:before="0" w:after="0" w:line="240" w:lineRule="auto"/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</w:pPr>
      <w:r w:rsidRPr="00FC2E13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>Espero haberme dejado entender y que a alguien más se sirva para que siga aprendiendo sin muchas dudas en las siguientes clases.</w:t>
      </w:r>
    </w:p>
    <w:p w:rsidR="00FC2E13" w:rsidRDefault="00FC2E13" w:rsidP="00FC2E13">
      <w:pPr>
        <w:shd w:val="clear" w:color="auto" w:fill="FFFFFF"/>
        <w:spacing w:before="0" w:after="0" w:line="240" w:lineRule="auto"/>
        <w:jc w:val="center"/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</w:pPr>
      <w:r w:rsidRPr="00FC2E13">
        <w:rPr>
          <w:rFonts w:ascii="Arial" w:eastAsia="Times New Roman" w:hAnsi="Arial" w:cs="Arial"/>
          <w:noProof/>
          <w:color w:val="4A4A4A"/>
          <w:sz w:val="20"/>
          <w:szCs w:val="20"/>
          <w:lang w:val="es-MX" w:eastAsia="es-MX"/>
        </w:rPr>
        <w:drawing>
          <wp:inline distT="0" distB="0" distL="0" distR="0" wp14:anchorId="2F6B54EF" wp14:editId="34EDD11A">
            <wp:extent cx="4489450" cy="2525471"/>
            <wp:effectExtent l="0" t="0" r="6350" b="825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02660" cy="2532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E13" w:rsidRDefault="00FC2E13" w:rsidP="00FC2E13">
      <w:pPr>
        <w:shd w:val="clear" w:color="auto" w:fill="FFFFFF"/>
        <w:spacing w:before="0" w:after="0" w:line="240" w:lineRule="auto"/>
        <w:jc w:val="center"/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</w:pPr>
      <w:r w:rsidRPr="00FC2E13">
        <w:rPr>
          <w:rFonts w:ascii="Arial" w:eastAsia="Times New Roman" w:hAnsi="Arial" w:cs="Arial"/>
          <w:noProof/>
          <w:color w:val="4A4A4A"/>
          <w:sz w:val="20"/>
          <w:szCs w:val="20"/>
          <w:lang w:val="es-MX" w:eastAsia="es-MX"/>
        </w:rPr>
        <w:lastRenderedPageBreak/>
        <w:drawing>
          <wp:inline distT="0" distB="0" distL="0" distR="0" wp14:anchorId="343CD9B0" wp14:editId="1162E2C8">
            <wp:extent cx="5732145" cy="2715260"/>
            <wp:effectExtent l="0" t="0" r="1905" b="889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E13" w:rsidRPr="00FC2E13" w:rsidRDefault="00FC2E13" w:rsidP="00FC2E13">
      <w:pPr>
        <w:shd w:val="clear" w:color="auto" w:fill="FFFFFF"/>
        <w:spacing w:before="0" w:after="0" w:line="240" w:lineRule="auto"/>
        <w:jc w:val="center"/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</w:pPr>
    </w:p>
    <w:p w:rsidR="00FC2E13" w:rsidRPr="00FC2E13" w:rsidRDefault="00FC2E13" w:rsidP="00FC2E13">
      <w:pPr>
        <w:shd w:val="clear" w:color="auto" w:fill="FFFFFF"/>
        <w:spacing w:before="0" w:after="0" w:line="240" w:lineRule="auto"/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</w:pPr>
      <w:r w:rsidRPr="00FC2E13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 xml:space="preserve">Mencionar que si les surge un error de que cada </w:t>
      </w:r>
      <w:proofErr w:type="spellStart"/>
      <w:r w:rsidRPr="00FC2E13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>item</w:t>
      </w:r>
      <w:proofErr w:type="spellEnd"/>
      <w:r w:rsidRPr="00FC2E13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 xml:space="preserve"> </w:t>
      </w:r>
      <w:proofErr w:type="spellStart"/>
      <w:r w:rsidRPr="00FC2E13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>deberia</w:t>
      </w:r>
      <w:proofErr w:type="spellEnd"/>
      <w:r w:rsidRPr="00FC2E13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 xml:space="preserve"> tener una </w:t>
      </w:r>
      <w:proofErr w:type="spellStart"/>
      <w:r w:rsidRPr="00FC2E13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>key</w:t>
      </w:r>
      <w:proofErr w:type="spellEnd"/>
      <w:r w:rsidRPr="00FC2E13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 xml:space="preserve">, es porque no lo estamos mandando en el </w:t>
      </w:r>
      <w:proofErr w:type="spellStart"/>
      <w:r w:rsidRPr="00FC2E13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>payload</w:t>
      </w:r>
      <w:proofErr w:type="spellEnd"/>
      <w:r w:rsidRPr="00FC2E13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 xml:space="preserve"> de </w:t>
      </w:r>
      <w:proofErr w:type="spellStart"/>
      <w:r w:rsidRPr="00FC2E13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>setFavorite</w:t>
      </w:r>
      <w:proofErr w:type="spellEnd"/>
      <w:r w:rsidRPr="00FC2E13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 xml:space="preserve"> en </w:t>
      </w:r>
      <w:proofErr w:type="spellStart"/>
      <w:r w:rsidRPr="00FC2E13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>CarouselItem</w:t>
      </w:r>
      <w:proofErr w:type="spellEnd"/>
      <w:r w:rsidRPr="00FC2E13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>, con esto lo pueden solucionar:</w:t>
      </w:r>
    </w:p>
    <w:p w:rsidR="00FC2E13" w:rsidRPr="00FC2E13" w:rsidRDefault="00FC2E13" w:rsidP="00FC2E13">
      <w:pPr>
        <w:shd w:val="clear" w:color="auto" w:fill="FFFFFF"/>
        <w:spacing w:before="0" w:after="0" w:line="240" w:lineRule="auto"/>
        <w:rPr>
          <w:rFonts w:ascii="Arial" w:eastAsia="Times New Roman" w:hAnsi="Arial" w:cs="Arial"/>
          <w:color w:val="4A4A4A"/>
          <w:sz w:val="20"/>
          <w:szCs w:val="20"/>
          <w:lang w:val="en-US" w:eastAsia="es-MX"/>
        </w:rPr>
      </w:pPr>
      <w:r w:rsidRPr="00FC2E13">
        <w:rPr>
          <w:rFonts w:ascii="Arial" w:eastAsia="Times New Roman" w:hAnsi="Arial" w:cs="Arial"/>
          <w:color w:val="4A4A4A"/>
          <w:sz w:val="20"/>
          <w:szCs w:val="20"/>
          <w:lang w:val="en-US" w:eastAsia="es-MX"/>
        </w:rPr>
        <w:t xml:space="preserve">` </w:t>
      </w:r>
      <w:proofErr w:type="spellStart"/>
      <w:proofErr w:type="gramStart"/>
      <w:r w:rsidRPr="00FC2E13">
        <w:rPr>
          <w:rFonts w:ascii="Arial" w:eastAsia="Times New Roman" w:hAnsi="Arial" w:cs="Arial"/>
          <w:color w:val="4A4A4A"/>
          <w:sz w:val="20"/>
          <w:szCs w:val="20"/>
          <w:lang w:val="en-US" w:eastAsia="es-MX"/>
        </w:rPr>
        <w:t>const</w:t>
      </w:r>
      <w:proofErr w:type="spellEnd"/>
      <w:proofErr w:type="gramEnd"/>
      <w:r w:rsidRPr="00FC2E13">
        <w:rPr>
          <w:rFonts w:ascii="Arial" w:eastAsia="Times New Roman" w:hAnsi="Arial" w:cs="Arial"/>
          <w:color w:val="4A4A4A"/>
          <w:sz w:val="20"/>
          <w:szCs w:val="20"/>
          <w:lang w:val="en-US" w:eastAsia="es-MX"/>
        </w:rPr>
        <w:t xml:space="preserve"> {id, cover, title, year, </w:t>
      </w:r>
      <w:proofErr w:type="spellStart"/>
      <w:r w:rsidRPr="00FC2E13">
        <w:rPr>
          <w:rFonts w:ascii="Arial" w:eastAsia="Times New Roman" w:hAnsi="Arial" w:cs="Arial"/>
          <w:color w:val="4A4A4A"/>
          <w:sz w:val="20"/>
          <w:szCs w:val="20"/>
          <w:lang w:val="en-US" w:eastAsia="es-MX"/>
        </w:rPr>
        <w:t>contentRating</w:t>
      </w:r>
      <w:proofErr w:type="spellEnd"/>
      <w:r w:rsidRPr="00FC2E13">
        <w:rPr>
          <w:rFonts w:ascii="Arial" w:eastAsia="Times New Roman" w:hAnsi="Arial" w:cs="Arial"/>
          <w:color w:val="4A4A4A"/>
          <w:sz w:val="20"/>
          <w:szCs w:val="20"/>
          <w:lang w:val="en-US" w:eastAsia="es-MX"/>
        </w:rPr>
        <w:t>, duration } = props</w:t>
      </w:r>
    </w:p>
    <w:p w:rsidR="00FC2E13" w:rsidRPr="00FC2E13" w:rsidRDefault="00FC2E13" w:rsidP="00FC2E1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proofErr w:type="spellStart"/>
      <w:proofErr w:type="gramStart"/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const</w:t>
      </w:r>
      <w:proofErr w:type="spellEnd"/>
      <w:proofErr w:type="gramEnd"/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</w:t>
      </w:r>
      <w:proofErr w:type="spellStart"/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handleSetFavorite</w:t>
      </w:r>
      <w:proofErr w:type="spellEnd"/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= () =&gt; {</w:t>
      </w:r>
    </w:p>
    <w:p w:rsidR="00FC2E13" w:rsidRPr="00FC2E13" w:rsidRDefault="00FC2E13" w:rsidP="00FC2E1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   </w:t>
      </w:r>
      <w:proofErr w:type="spellStart"/>
      <w:proofErr w:type="gramStart"/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props.setFavorite</w:t>
      </w:r>
      <w:proofErr w:type="spellEnd"/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({</w:t>
      </w:r>
      <w:proofErr w:type="gramEnd"/>
    </w:p>
    <w:p w:rsidR="00FC2E13" w:rsidRPr="00FC2E13" w:rsidRDefault="00FC2E13" w:rsidP="00FC2E1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       </w:t>
      </w:r>
      <w:proofErr w:type="gramStart"/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id</w:t>
      </w:r>
      <w:proofErr w:type="gramEnd"/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,</w:t>
      </w:r>
    </w:p>
    <w:p w:rsidR="00FC2E13" w:rsidRPr="00FC2E13" w:rsidRDefault="00FC2E13" w:rsidP="00FC2E1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       </w:t>
      </w:r>
      <w:proofErr w:type="gramStart"/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cover</w:t>
      </w:r>
      <w:proofErr w:type="gramEnd"/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,</w:t>
      </w:r>
    </w:p>
    <w:p w:rsidR="00FC2E13" w:rsidRPr="00FC2E13" w:rsidRDefault="00FC2E13" w:rsidP="00FC2E1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       </w:t>
      </w:r>
      <w:proofErr w:type="gramStart"/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title</w:t>
      </w:r>
      <w:proofErr w:type="gramEnd"/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,</w:t>
      </w:r>
    </w:p>
    <w:p w:rsidR="00FC2E13" w:rsidRPr="00FC2E13" w:rsidRDefault="00FC2E13" w:rsidP="00FC2E1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       </w:t>
      </w:r>
      <w:proofErr w:type="gramStart"/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year</w:t>
      </w:r>
      <w:proofErr w:type="gramEnd"/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,</w:t>
      </w:r>
    </w:p>
    <w:p w:rsidR="00FC2E13" w:rsidRPr="00FC2E13" w:rsidRDefault="00FC2E13" w:rsidP="00FC2E1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       </w:t>
      </w:r>
      <w:proofErr w:type="spellStart"/>
      <w:proofErr w:type="gramStart"/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contentRating</w:t>
      </w:r>
      <w:proofErr w:type="spellEnd"/>
      <w:proofErr w:type="gramEnd"/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,</w:t>
      </w:r>
    </w:p>
    <w:p w:rsidR="00FC2E13" w:rsidRPr="00FC2E13" w:rsidRDefault="00FC2E13" w:rsidP="00FC2E1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       </w:t>
      </w:r>
      <w:proofErr w:type="gramStart"/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duration</w:t>
      </w:r>
      <w:proofErr w:type="gramEnd"/>
    </w:p>
    <w:p w:rsidR="00FC2E13" w:rsidRPr="00FC2E13" w:rsidRDefault="00FC2E13" w:rsidP="00FC2E1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   })</w:t>
      </w:r>
    </w:p>
    <w:p w:rsidR="00FC2E13" w:rsidRPr="00FC2E13" w:rsidRDefault="00FC2E13" w:rsidP="00FC2E1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</w:pP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>}</w:t>
      </w:r>
    </w:p>
    <w:p w:rsidR="00FC2E13" w:rsidRPr="00FC2E13" w:rsidRDefault="00FC2E13" w:rsidP="00FC2E13">
      <w:pPr>
        <w:spacing w:line="240" w:lineRule="auto"/>
        <w:rPr>
          <w:rFonts w:ascii="Arial" w:eastAsia="Times New Roman" w:hAnsi="Arial" w:cs="Arial"/>
          <w:sz w:val="20"/>
          <w:szCs w:val="20"/>
          <w:lang w:val="es-MX" w:eastAsia="es-MX"/>
        </w:rPr>
      </w:pPr>
    </w:p>
    <w:p w:rsidR="00FC2E13" w:rsidRPr="00FC2E13" w:rsidRDefault="00FC2E13" w:rsidP="00FC2E13">
      <w:pPr>
        <w:tabs>
          <w:tab w:val="left" w:pos="2200"/>
        </w:tabs>
        <w:spacing w:line="240" w:lineRule="auto"/>
        <w:rPr>
          <w:rFonts w:ascii="Arial" w:hAnsi="Arial" w:cs="Arial"/>
          <w:color w:val="4A4A4A"/>
          <w:sz w:val="20"/>
          <w:szCs w:val="20"/>
          <w:shd w:val="clear" w:color="auto" w:fill="FFFFFF"/>
        </w:rPr>
      </w:pPr>
      <w:proofErr w:type="gramStart"/>
      <w:r w:rsidRPr="00FC2E13">
        <w:rPr>
          <w:rFonts w:ascii="Arial" w:hAnsi="Arial" w:cs="Arial"/>
          <w:color w:val="4A4A4A"/>
          <w:sz w:val="20"/>
          <w:szCs w:val="20"/>
          <w:shd w:val="clear" w:color="auto" w:fill="FFFFFF"/>
        </w:rPr>
        <w:t>el</w:t>
      </w:r>
      <w:proofErr w:type="gramEnd"/>
      <w:r w:rsidRPr="00FC2E13">
        <w:rPr>
          <w:rFonts w:ascii="Arial" w:hAnsi="Arial" w:cs="Arial"/>
          <w:color w:val="4A4A4A"/>
          <w:sz w:val="20"/>
          <w:szCs w:val="20"/>
          <w:shd w:val="clear" w:color="auto" w:fill="FFFFFF"/>
        </w:rPr>
        <w:t xml:space="preserve"> problema sigue pasando si escoges dos veces el mismo </w:t>
      </w:r>
      <w:proofErr w:type="spellStart"/>
      <w:r w:rsidRPr="00FC2E13">
        <w:rPr>
          <w:rFonts w:ascii="Arial" w:hAnsi="Arial" w:cs="Arial"/>
          <w:color w:val="4A4A4A"/>
          <w:sz w:val="20"/>
          <w:szCs w:val="20"/>
          <w:shd w:val="clear" w:color="auto" w:fill="FFFFFF"/>
        </w:rPr>
        <w:t>item</w:t>
      </w:r>
      <w:proofErr w:type="spellEnd"/>
      <w:r w:rsidRPr="00FC2E13">
        <w:rPr>
          <w:rFonts w:ascii="Arial" w:hAnsi="Arial" w:cs="Arial"/>
          <w:color w:val="4A4A4A"/>
          <w:sz w:val="20"/>
          <w:szCs w:val="20"/>
          <w:shd w:val="clear" w:color="auto" w:fill="FFFFFF"/>
        </w:rPr>
        <w:t xml:space="preserve"> porque hay duplicidad de </w:t>
      </w:r>
      <w:proofErr w:type="spellStart"/>
      <w:r w:rsidRPr="00FC2E13">
        <w:rPr>
          <w:rFonts w:ascii="Arial" w:hAnsi="Arial" w:cs="Arial"/>
          <w:color w:val="4A4A4A"/>
          <w:sz w:val="20"/>
          <w:szCs w:val="20"/>
          <w:shd w:val="clear" w:color="auto" w:fill="FFFFFF"/>
        </w:rPr>
        <w:t>ids</w:t>
      </w:r>
      <w:proofErr w:type="spellEnd"/>
      <w:r w:rsidRPr="00FC2E13">
        <w:rPr>
          <w:rFonts w:ascii="Arial" w:hAnsi="Arial" w:cs="Arial"/>
          <w:color w:val="4A4A4A"/>
          <w:sz w:val="20"/>
          <w:szCs w:val="20"/>
          <w:shd w:val="clear" w:color="auto" w:fill="FFFFFF"/>
        </w:rPr>
        <w:t>. En este caso ¿qué se puede hacer?</w:t>
      </w:r>
    </w:p>
    <w:p w:rsidR="00FC2E13" w:rsidRPr="00FC2E13" w:rsidRDefault="00FC2E13" w:rsidP="00FC2E13">
      <w:pPr>
        <w:shd w:val="clear" w:color="auto" w:fill="FFFFFF"/>
        <w:spacing w:before="0" w:after="0" w:line="240" w:lineRule="auto"/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</w:pPr>
      <w:proofErr w:type="spellStart"/>
      <w:r w:rsidRPr="00FC2E13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>Corregié</w:t>
      </w:r>
      <w:proofErr w:type="spellEnd"/>
      <w:r w:rsidRPr="00FC2E13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 xml:space="preserve"> ese problema en modificar los </w:t>
      </w:r>
      <w:proofErr w:type="spellStart"/>
      <w:r w:rsidRPr="00FC2E13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>key</w:t>
      </w:r>
      <w:proofErr w:type="spellEnd"/>
      <w:r w:rsidRPr="00FC2E13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 xml:space="preserve"> del archivo </w:t>
      </w:r>
      <w:proofErr w:type="spellStart"/>
      <w:r w:rsidRPr="00FC2E13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>Home.jsx</w:t>
      </w:r>
      <w:proofErr w:type="spellEnd"/>
    </w:p>
    <w:p w:rsidR="00FC2E13" w:rsidRPr="00FC2E13" w:rsidRDefault="00FC2E13" w:rsidP="00FC2E1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FC2E13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&lt;Search /&gt;</w:t>
      </w:r>
    </w:p>
    <w:p w:rsidR="00FC2E13" w:rsidRPr="00FC2E13" w:rsidRDefault="00FC2E13" w:rsidP="00FC2E1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  <w:t>{</w:t>
      </w:r>
      <w:proofErr w:type="spellStart"/>
      <w:proofErr w:type="gramStart"/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mylist.length</w:t>
      </w:r>
      <w:proofErr w:type="spellEnd"/>
      <w:proofErr w:type="gramEnd"/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&gt; 0 &amp;&amp; (</w:t>
      </w:r>
    </w:p>
    <w:p w:rsidR="00FC2E13" w:rsidRPr="00FC2E13" w:rsidRDefault="00FC2E13" w:rsidP="00FC2E1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FC2E13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&lt;Categories title=</w:t>
      </w:r>
      <w:r w:rsidRPr="00FC2E13">
        <w:rPr>
          <w:rFonts w:ascii="Courier New" w:eastAsia="Times New Roman" w:hAnsi="Courier New" w:cs="Courier New"/>
          <w:color w:val="A6E22E"/>
          <w:sz w:val="20"/>
          <w:szCs w:val="20"/>
          <w:lang w:val="en-US" w:eastAsia="es-MX"/>
        </w:rPr>
        <w:t>'</w:t>
      </w:r>
      <w:proofErr w:type="spellStart"/>
      <w:r w:rsidRPr="00FC2E13">
        <w:rPr>
          <w:rFonts w:ascii="Courier New" w:eastAsia="Times New Roman" w:hAnsi="Courier New" w:cs="Courier New"/>
          <w:color w:val="A6E22E"/>
          <w:sz w:val="20"/>
          <w:szCs w:val="20"/>
          <w:lang w:val="en-US" w:eastAsia="es-MX"/>
        </w:rPr>
        <w:t>Mi</w:t>
      </w:r>
      <w:proofErr w:type="spellEnd"/>
      <w:r w:rsidRPr="00FC2E13">
        <w:rPr>
          <w:rFonts w:ascii="Courier New" w:eastAsia="Times New Roman" w:hAnsi="Courier New" w:cs="Courier New"/>
          <w:color w:val="A6E22E"/>
          <w:sz w:val="20"/>
          <w:szCs w:val="20"/>
          <w:lang w:val="en-US" w:eastAsia="es-MX"/>
        </w:rPr>
        <w:t xml:space="preserve"> </w:t>
      </w:r>
      <w:proofErr w:type="spellStart"/>
      <w:r w:rsidRPr="00FC2E13">
        <w:rPr>
          <w:rFonts w:ascii="Courier New" w:eastAsia="Times New Roman" w:hAnsi="Courier New" w:cs="Courier New"/>
          <w:color w:val="A6E22E"/>
          <w:sz w:val="20"/>
          <w:szCs w:val="20"/>
          <w:lang w:val="en-US" w:eastAsia="es-MX"/>
        </w:rPr>
        <w:t>Lista</w:t>
      </w:r>
      <w:proofErr w:type="spellEnd"/>
      <w:r w:rsidRPr="00FC2E13">
        <w:rPr>
          <w:rFonts w:ascii="Courier New" w:eastAsia="Times New Roman" w:hAnsi="Courier New" w:cs="Courier New"/>
          <w:color w:val="A6E22E"/>
          <w:sz w:val="20"/>
          <w:szCs w:val="20"/>
          <w:lang w:val="en-US" w:eastAsia="es-MX"/>
        </w:rPr>
        <w:t>'</w:t>
      </w:r>
      <w:r w:rsidRPr="00FC2E13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&gt;</w:t>
      </w:r>
    </w:p>
    <w:p w:rsidR="00FC2E13" w:rsidRPr="00FC2E13" w:rsidRDefault="00FC2E13" w:rsidP="00FC2E1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FC2E13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&lt;Carousel&gt;</w:t>
      </w:r>
    </w:p>
    <w:p w:rsidR="00FC2E13" w:rsidRPr="00FC2E13" w:rsidRDefault="00FC2E13" w:rsidP="00FC2E1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  <w:t>{</w:t>
      </w:r>
      <w:proofErr w:type="spellStart"/>
      <w:proofErr w:type="gramStart"/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mylist.map</w:t>
      </w:r>
      <w:proofErr w:type="spellEnd"/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(</w:t>
      </w:r>
      <w:proofErr w:type="gramEnd"/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(item) =&gt; (</w:t>
      </w:r>
    </w:p>
    <w:p w:rsidR="00FC2E13" w:rsidRPr="00FC2E13" w:rsidRDefault="00FC2E13" w:rsidP="00FC2E1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FC2E13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&lt;</w:t>
      </w:r>
      <w:proofErr w:type="spellStart"/>
      <w:r w:rsidRPr="00FC2E13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CarouselItem</w:t>
      </w:r>
      <w:proofErr w:type="spellEnd"/>
      <w:r w:rsidRPr="00FC2E13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 xml:space="preserve"> key</w:t>
      </w:r>
      <w:proofErr w:type="gramStart"/>
      <w:r w:rsidRPr="00FC2E13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=</w:t>
      </w:r>
      <w:r w:rsidRPr="00FC2E13">
        <w:rPr>
          <w:rFonts w:ascii="Courier New" w:eastAsia="Times New Roman" w:hAnsi="Courier New" w:cs="Courier New"/>
          <w:color w:val="A6E22E"/>
          <w:sz w:val="20"/>
          <w:szCs w:val="20"/>
          <w:lang w:val="en-US" w:eastAsia="es-MX"/>
        </w:rPr>
        <w:t>{</w:t>
      </w:r>
      <w:proofErr w:type="gramEnd"/>
      <w:r w:rsidRPr="00FC2E13">
        <w:rPr>
          <w:rFonts w:ascii="Courier New" w:eastAsia="Times New Roman" w:hAnsi="Courier New" w:cs="Courier New"/>
          <w:color w:val="A6E22E"/>
          <w:sz w:val="20"/>
          <w:szCs w:val="20"/>
          <w:lang w:val="en-US" w:eastAsia="es-MX"/>
        </w:rPr>
        <w:t>`${item.id}_</w:t>
      </w:r>
      <w:proofErr w:type="spellStart"/>
      <w:r w:rsidRPr="00FC2E13">
        <w:rPr>
          <w:rFonts w:ascii="Courier New" w:eastAsia="Times New Roman" w:hAnsi="Courier New" w:cs="Courier New"/>
          <w:color w:val="A6E22E"/>
          <w:sz w:val="20"/>
          <w:szCs w:val="20"/>
          <w:lang w:val="en-US" w:eastAsia="es-MX"/>
        </w:rPr>
        <w:t>mylist</w:t>
      </w:r>
      <w:proofErr w:type="spellEnd"/>
      <w:r w:rsidRPr="00FC2E13">
        <w:rPr>
          <w:rFonts w:ascii="Courier New" w:eastAsia="Times New Roman" w:hAnsi="Courier New" w:cs="Courier New"/>
          <w:color w:val="A6E22E"/>
          <w:sz w:val="20"/>
          <w:szCs w:val="20"/>
          <w:lang w:val="en-US" w:eastAsia="es-MX"/>
        </w:rPr>
        <w:t>`}</w:t>
      </w:r>
      <w:r w:rsidRPr="00FC2E13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 xml:space="preserve"> {...item} /&gt;</w:t>
      </w:r>
    </w:p>
    <w:p w:rsidR="00FC2E13" w:rsidRPr="00130FAB" w:rsidRDefault="00FC2E13" w:rsidP="00FC2E1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130FAB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))}</w:t>
      </w:r>
    </w:p>
    <w:p w:rsidR="00FC2E13" w:rsidRPr="00FC2E13" w:rsidRDefault="00FC2E13" w:rsidP="00FC2E1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130FAB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130FAB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130FAB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130FAB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130FAB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FC2E13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&lt;/Carousel&gt;</w:t>
      </w:r>
    </w:p>
    <w:p w:rsidR="00FC2E13" w:rsidRPr="00FC2E13" w:rsidRDefault="00FC2E13" w:rsidP="00FC2E1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FC2E13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&lt;/Categories&gt;</w:t>
      </w:r>
    </w:p>
    <w:p w:rsidR="00FC2E13" w:rsidRPr="00FC2E13" w:rsidRDefault="00FC2E13" w:rsidP="00FC2E1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  <w:t>)}</w:t>
      </w:r>
    </w:p>
    <w:p w:rsidR="00FC2E13" w:rsidRPr="00FC2E13" w:rsidRDefault="00FC2E13" w:rsidP="00FC2E1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FC2E13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&lt;Categories title=</w:t>
      </w:r>
      <w:r w:rsidRPr="00FC2E13">
        <w:rPr>
          <w:rFonts w:ascii="Courier New" w:eastAsia="Times New Roman" w:hAnsi="Courier New" w:cs="Courier New"/>
          <w:color w:val="A6E22E"/>
          <w:sz w:val="20"/>
          <w:szCs w:val="20"/>
          <w:lang w:val="en-US" w:eastAsia="es-MX"/>
        </w:rPr>
        <w:t>'</w:t>
      </w:r>
      <w:proofErr w:type="spellStart"/>
      <w:r w:rsidRPr="00FC2E13">
        <w:rPr>
          <w:rFonts w:ascii="Courier New" w:eastAsia="Times New Roman" w:hAnsi="Courier New" w:cs="Courier New"/>
          <w:color w:val="A6E22E"/>
          <w:sz w:val="20"/>
          <w:szCs w:val="20"/>
          <w:lang w:val="en-US" w:eastAsia="es-MX"/>
        </w:rPr>
        <w:t>tendencias</w:t>
      </w:r>
      <w:proofErr w:type="spellEnd"/>
      <w:r w:rsidRPr="00FC2E13">
        <w:rPr>
          <w:rFonts w:ascii="Courier New" w:eastAsia="Times New Roman" w:hAnsi="Courier New" w:cs="Courier New"/>
          <w:color w:val="A6E22E"/>
          <w:sz w:val="20"/>
          <w:szCs w:val="20"/>
          <w:lang w:val="en-US" w:eastAsia="es-MX"/>
        </w:rPr>
        <w:t>'</w:t>
      </w:r>
      <w:r w:rsidRPr="00FC2E13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&gt;</w:t>
      </w:r>
    </w:p>
    <w:p w:rsidR="00FC2E13" w:rsidRPr="00FC2E13" w:rsidRDefault="00FC2E13" w:rsidP="00FC2E1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FC2E13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&lt;Carousel&gt;</w:t>
      </w:r>
    </w:p>
    <w:p w:rsidR="00FC2E13" w:rsidRPr="00FC2E13" w:rsidRDefault="00FC2E13" w:rsidP="00FC2E1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  <w:t>{</w:t>
      </w:r>
      <w:proofErr w:type="spellStart"/>
      <w:proofErr w:type="gramStart"/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trends.map</w:t>
      </w:r>
      <w:proofErr w:type="spellEnd"/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(</w:t>
      </w:r>
      <w:proofErr w:type="gramEnd"/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(item) =&gt; (</w:t>
      </w:r>
    </w:p>
    <w:p w:rsidR="00FC2E13" w:rsidRPr="00FC2E13" w:rsidRDefault="00FC2E13" w:rsidP="00FC2E1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FC2E13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&lt;</w:t>
      </w:r>
      <w:proofErr w:type="spellStart"/>
      <w:r w:rsidRPr="00FC2E13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CarouselItem</w:t>
      </w:r>
      <w:proofErr w:type="spellEnd"/>
      <w:r w:rsidRPr="00FC2E13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 xml:space="preserve"> key</w:t>
      </w:r>
      <w:proofErr w:type="gramStart"/>
      <w:r w:rsidRPr="00FC2E13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=</w:t>
      </w:r>
      <w:r w:rsidRPr="00FC2E13">
        <w:rPr>
          <w:rFonts w:ascii="Courier New" w:eastAsia="Times New Roman" w:hAnsi="Courier New" w:cs="Courier New"/>
          <w:color w:val="A6E22E"/>
          <w:sz w:val="20"/>
          <w:szCs w:val="20"/>
          <w:lang w:val="en-US" w:eastAsia="es-MX"/>
        </w:rPr>
        <w:t>{</w:t>
      </w:r>
      <w:proofErr w:type="gramEnd"/>
      <w:r w:rsidRPr="00FC2E13">
        <w:rPr>
          <w:rFonts w:ascii="Courier New" w:eastAsia="Times New Roman" w:hAnsi="Courier New" w:cs="Courier New"/>
          <w:color w:val="A6E22E"/>
          <w:sz w:val="20"/>
          <w:szCs w:val="20"/>
          <w:lang w:val="en-US" w:eastAsia="es-MX"/>
        </w:rPr>
        <w:t>`${item.id}_trends`}</w:t>
      </w:r>
      <w:r w:rsidRPr="00FC2E13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 xml:space="preserve"> {...item} /&gt;</w:t>
      </w:r>
    </w:p>
    <w:p w:rsidR="00FC2E13" w:rsidRPr="00FC2E13" w:rsidRDefault="00FC2E13" w:rsidP="00FC2E1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  <w:t>))}</w:t>
      </w:r>
    </w:p>
    <w:p w:rsidR="00FC2E13" w:rsidRPr="00FC2E13" w:rsidRDefault="00FC2E13" w:rsidP="00FC2E1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FC2E13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&lt;/Carousel&gt;</w:t>
      </w:r>
    </w:p>
    <w:p w:rsidR="00FC2E13" w:rsidRPr="00FC2E13" w:rsidRDefault="00FC2E13" w:rsidP="00FC2E1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FC2E13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&lt;/Categories&gt;</w:t>
      </w:r>
    </w:p>
    <w:p w:rsidR="00FC2E13" w:rsidRPr="00FC2E13" w:rsidRDefault="00FC2E13" w:rsidP="00FC2E1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FC2E13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&lt;Categories title=</w:t>
      </w:r>
      <w:r w:rsidRPr="00FC2E13">
        <w:rPr>
          <w:rFonts w:ascii="Courier New" w:eastAsia="Times New Roman" w:hAnsi="Courier New" w:cs="Courier New"/>
          <w:color w:val="A6E22E"/>
          <w:sz w:val="20"/>
          <w:szCs w:val="20"/>
          <w:lang w:val="en-US" w:eastAsia="es-MX"/>
        </w:rPr>
        <w:t>'</w:t>
      </w:r>
      <w:proofErr w:type="spellStart"/>
      <w:r w:rsidRPr="00FC2E13">
        <w:rPr>
          <w:rFonts w:ascii="Courier New" w:eastAsia="Times New Roman" w:hAnsi="Courier New" w:cs="Courier New"/>
          <w:color w:val="A6E22E"/>
          <w:sz w:val="20"/>
          <w:szCs w:val="20"/>
          <w:lang w:val="en-US" w:eastAsia="es-MX"/>
        </w:rPr>
        <w:t>Originales</w:t>
      </w:r>
      <w:proofErr w:type="spellEnd"/>
      <w:r w:rsidRPr="00FC2E13">
        <w:rPr>
          <w:rFonts w:ascii="Courier New" w:eastAsia="Times New Roman" w:hAnsi="Courier New" w:cs="Courier New"/>
          <w:color w:val="A6E22E"/>
          <w:sz w:val="20"/>
          <w:szCs w:val="20"/>
          <w:lang w:val="en-US" w:eastAsia="es-MX"/>
        </w:rPr>
        <w:t xml:space="preserve"> de </w:t>
      </w:r>
      <w:proofErr w:type="spellStart"/>
      <w:r w:rsidRPr="00FC2E13">
        <w:rPr>
          <w:rFonts w:ascii="Courier New" w:eastAsia="Times New Roman" w:hAnsi="Courier New" w:cs="Courier New"/>
          <w:color w:val="A6E22E"/>
          <w:sz w:val="20"/>
          <w:szCs w:val="20"/>
          <w:lang w:val="en-US" w:eastAsia="es-MX"/>
        </w:rPr>
        <w:t>PlatziVideo</w:t>
      </w:r>
      <w:proofErr w:type="spellEnd"/>
      <w:r w:rsidRPr="00FC2E13">
        <w:rPr>
          <w:rFonts w:ascii="Courier New" w:eastAsia="Times New Roman" w:hAnsi="Courier New" w:cs="Courier New"/>
          <w:color w:val="A6E22E"/>
          <w:sz w:val="20"/>
          <w:szCs w:val="20"/>
          <w:lang w:val="en-US" w:eastAsia="es-MX"/>
        </w:rPr>
        <w:t>'</w:t>
      </w:r>
      <w:r w:rsidRPr="00FC2E13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&gt;</w:t>
      </w:r>
    </w:p>
    <w:p w:rsidR="00FC2E13" w:rsidRPr="00FC2E13" w:rsidRDefault="00FC2E13" w:rsidP="00FC2E1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FC2E13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&lt;Carousel&gt;</w:t>
      </w:r>
    </w:p>
    <w:p w:rsidR="00FC2E13" w:rsidRPr="00FC2E13" w:rsidRDefault="00FC2E13" w:rsidP="00FC2E1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  <w:t>{</w:t>
      </w:r>
      <w:proofErr w:type="spellStart"/>
      <w:proofErr w:type="gramStart"/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originals.map</w:t>
      </w:r>
      <w:proofErr w:type="spellEnd"/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(</w:t>
      </w:r>
      <w:proofErr w:type="gramEnd"/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(item) =&gt; (</w:t>
      </w:r>
    </w:p>
    <w:p w:rsidR="00FC2E13" w:rsidRPr="00FC2E13" w:rsidRDefault="00FC2E13" w:rsidP="00FC2E1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lastRenderedPageBreak/>
        <w:tab/>
      </w: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FC2E13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&lt;</w:t>
      </w:r>
      <w:proofErr w:type="spellStart"/>
      <w:r w:rsidRPr="00FC2E13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CarouselItem</w:t>
      </w:r>
      <w:proofErr w:type="spellEnd"/>
      <w:r w:rsidRPr="00FC2E13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 xml:space="preserve"> key</w:t>
      </w:r>
      <w:proofErr w:type="gramStart"/>
      <w:r w:rsidRPr="00FC2E13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=</w:t>
      </w:r>
      <w:r w:rsidRPr="00FC2E13">
        <w:rPr>
          <w:rFonts w:ascii="Courier New" w:eastAsia="Times New Roman" w:hAnsi="Courier New" w:cs="Courier New"/>
          <w:color w:val="A6E22E"/>
          <w:sz w:val="20"/>
          <w:szCs w:val="20"/>
          <w:lang w:val="en-US" w:eastAsia="es-MX"/>
        </w:rPr>
        <w:t>{</w:t>
      </w:r>
      <w:proofErr w:type="gramEnd"/>
      <w:r w:rsidRPr="00FC2E13">
        <w:rPr>
          <w:rFonts w:ascii="Courier New" w:eastAsia="Times New Roman" w:hAnsi="Courier New" w:cs="Courier New"/>
          <w:color w:val="A6E22E"/>
          <w:sz w:val="20"/>
          <w:szCs w:val="20"/>
          <w:lang w:val="en-US" w:eastAsia="es-MX"/>
        </w:rPr>
        <w:t>`${item.id}_originals`}</w:t>
      </w:r>
      <w:r w:rsidRPr="00FC2E13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 xml:space="preserve"> {...item} /&gt;</w:t>
      </w:r>
    </w:p>
    <w:p w:rsidR="00FC2E13" w:rsidRPr="00FC2E13" w:rsidRDefault="00FC2E13" w:rsidP="00FC2E1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</w:pP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ab/>
      </w: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>))}</w:t>
      </w:r>
    </w:p>
    <w:p w:rsidR="00FC2E13" w:rsidRPr="00FC2E13" w:rsidRDefault="00FC2E13" w:rsidP="00FC2E1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</w:pP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ab/>
      </w: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ab/>
      </w: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ab/>
      </w: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ab/>
      </w:r>
      <w:r w:rsidRPr="00FC2E13">
        <w:rPr>
          <w:rFonts w:ascii="Courier New" w:eastAsia="Times New Roman" w:hAnsi="Courier New" w:cs="Courier New"/>
          <w:color w:val="F92672"/>
          <w:sz w:val="20"/>
          <w:szCs w:val="20"/>
          <w:lang w:val="es-MX" w:eastAsia="es-MX"/>
        </w:rPr>
        <w:t>&lt;/</w:t>
      </w:r>
      <w:proofErr w:type="spellStart"/>
      <w:r w:rsidRPr="00FC2E13">
        <w:rPr>
          <w:rFonts w:ascii="Courier New" w:eastAsia="Times New Roman" w:hAnsi="Courier New" w:cs="Courier New"/>
          <w:color w:val="F92672"/>
          <w:sz w:val="20"/>
          <w:szCs w:val="20"/>
          <w:lang w:val="es-MX" w:eastAsia="es-MX"/>
        </w:rPr>
        <w:t>Carousel</w:t>
      </w:r>
      <w:proofErr w:type="spellEnd"/>
      <w:r w:rsidRPr="00FC2E13">
        <w:rPr>
          <w:rFonts w:ascii="Courier New" w:eastAsia="Times New Roman" w:hAnsi="Courier New" w:cs="Courier New"/>
          <w:color w:val="F92672"/>
          <w:sz w:val="20"/>
          <w:szCs w:val="20"/>
          <w:lang w:val="es-MX" w:eastAsia="es-MX"/>
        </w:rPr>
        <w:t>&gt;</w:t>
      </w:r>
    </w:p>
    <w:p w:rsidR="00FC2E13" w:rsidRPr="00FC2E13" w:rsidRDefault="00FC2E13" w:rsidP="00FC2E1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</w:pP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ab/>
      </w: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ab/>
      </w: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ab/>
      </w:r>
      <w:r w:rsidRPr="00FC2E13">
        <w:rPr>
          <w:rFonts w:ascii="Courier New" w:eastAsia="Times New Roman" w:hAnsi="Courier New" w:cs="Courier New"/>
          <w:color w:val="F92672"/>
          <w:sz w:val="20"/>
          <w:szCs w:val="20"/>
          <w:lang w:val="es-MX" w:eastAsia="es-MX"/>
        </w:rPr>
        <w:t>&lt;/</w:t>
      </w:r>
      <w:proofErr w:type="spellStart"/>
      <w:r w:rsidRPr="00FC2E13">
        <w:rPr>
          <w:rFonts w:ascii="Courier New" w:eastAsia="Times New Roman" w:hAnsi="Courier New" w:cs="Courier New"/>
          <w:color w:val="F92672"/>
          <w:sz w:val="20"/>
          <w:szCs w:val="20"/>
          <w:lang w:val="es-MX" w:eastAsia="es-MX"/>
        </w:rPr>
        <w:t>Categories</w:t>
      </w:r>
      <w:proofErr w:type="spellEnd"/>
      <w:r w:rsidRPr="00FC2E13">
        <w:rPr>
          <w:rFonts w:ascii="Courier New" w:eastAsia="Times New Roman" w:hAnsi="Courier New" w:cs="Courier New"/>
          <w:color w:val="F92672"/>
          <w:sz w:val="20"/>
          <w:szCs w:val="20"/>
          <w:lang w:val="es-MX" w:eastAsia="es-MX"/>
        </w:rPr>
        <w:t>&gt;</w:t>
      </w:r>
    </w:p>
    <w:p w:rsidR="00FC2E13" w:rsidRPr="00FC2E13" w:rsidRDefault="00FC2E13" w:rsidP="00FC2E13">
      <w:pPr>
        <w:tabs>
          <w:tab w:val="left" w:pos="2200"/>
        </w:tabs>
        <w:rPr>
          <w:rFonts w:ascii="Arial" w:eastAsia="Times New Roman" w:hAnsi="Arial" w:cs="Arial"/>
          <w:sz w:val="20"/>
          <w:szCs w:val="20"/>
          <w:lang w:val="es-MX" w:eastAsia="es-MX"/>
        </w:rPr>
      </w:pPr>
    </w:p>
    <w:p w:rsidR="00FC2E13" w:rsidRPr="00FC2E13" w:rsidRDefault="00FC2E13" w:rsidP="00FC2E13">
      <w:pPr>
        <w:tabs>
          <w:tab w:val="left" w:pos="2200"/>
        </w:tabs>
        <w:rPr>
          <w:rFonts w:ascii="Arial" w:eastAsia="Times New Roman" w:hAnsi="Arial" w:cs="Arial"/>
          <w:sz w:val="20"/>
          <w:szCs w:val="20"/>
          <w:lang w:val="es-MX" w:eastAsia="es-MX"/>
        </w:rPr>
      </w:pPr>
    </w:p>
    <w:p w:rsidR="00FC2E13" w:rsidRPr="00FC2E13" w:rsidRDefault="00FC2E13" w:rsidP="00FC2E13">
      <w:pPr>
        <w:tabs>
          <w:tab w:val="left" w:pos="2200"/>
        </w:tabs>
        <w:rPr>
          <w:rFonts w:ascii="Arial" w:eastAsia="Times New Roman" w:hAnsi="Arial" w:cs="Arial"/>
          <w:sz w:val="20"/>
          <w:szCs w:val="20"/>
          <w:lang w:val="es-MX" w:eastAsia="es-MX"/>
        </w:rPr>
      </w:pPr>
    </w:p>
    <w:p w:rsidR="00FC2E13" w:rsidRPr="00FC2E13" w:rsidRDefault="00FC2E13" w:rsidP="00FC2E13">
      <w:pPr>
        <w:tabs>
          <w:tab w:val="left" w:pos="2200"/>
        </w:tabs>
        <w:rPr>
          <w:rFonts w:ascii="Arial" w:eastAsia="Times New Roman" w:hAnsi="Arial" w:cs="Arial"/>
          <w:sz w:val="20"/>
          <w:szCs w:val="20"/>
          <w:lang w:val="es-MX" w:eastAsia="es-MX"/>
        </w:rPr>
      </w:pPr>
    </w:p>
    <w:p w:rsidR="00FC2E13" w:rsidRPr="00FC2E13" w:rsidRDefault="00FC2E13" w:rsidP="00FC2E13">
      <w:pPr>
        <w:shd w:val="clear" w:color="auto" w:fill="FFFFFF"/>
        <w:spacing w:before="0" w:after="0" w:line="240" w:lineRule="auto"/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</w:pPr>
      <w:r w:rsidRPr="00FC2E13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 xml:space="preserve">Para elementos repetidos dentro del </w:t>
      </w:r>
      <w:proofErr w:type="spellStart"/>
      <w:r w:rsidRPr="00FC2E13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>array</w:t>
      </w:r>
      <w:proofErr w:type="spellEnd"/>
      <w:r w:rsidRPr="00FC2E13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 xml:space="preserve">, yo hice lo </w:t>
      </w:r>
      <w:proofErr w:type="gramStart"/>
      <w:r w:rsidRPr="00FC2E13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>siguiente ,</w:t>
      </w:r>
      <w:proofErr w:type="gramEnd"/>
      <w:r w:rsidRPr="00FC2E13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 xml:space="preserve"> modifiqué el </w:t>
      </w:r>
      <w:proofErr w:type="spellStart"/>
      <w:r w:rsidRPr="00FC2E13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>reducer</w:t>
      </w:r>
      <w:proofErr w:type="spellEnd"/>
      <w:r w:rsidRPr="00FC2E13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 xml:space="preserve"> para filtrar si existe ese elemento dentro del </w:t>
      </w:r>
      <w:proofErr w:type="spellStart"/>
      <w:r w:rsidRPr="00FC2E13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>state.myList</w:t>
      </w:r>
      <w:proofErr w:type="spellEnd"/>
      <w:r w:rsidRPr="00FC2E13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>.</w:t>
      </w:r>
    </w:p>
    <w:p w:rsidR="00FC2E13" w:rsidRPr="00FC2E13" w:rsidRDefault="00FC2E13" w:rsidP="00FC2E1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 xml:space="preserve"> </w:t>
      </w:r>
      <w:proofErr w:type="gramStart"/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case</w:t>
      </w:r>
      <w:proofErr w:type="gramEnd"/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'SET_FAVORITE':</w:t>
      </w:r>
    </w:p>
    <w:p w:rsidR="00FC2E13" w:rsidRPr="00FC2E13" w:rsidRDefault="00FC2E13" w:rsidP="00FC2E1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</w:pP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     </w:t>
      </w:r>
      <w:proofErr w:type="gramStart"/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if</w:t>
      </w:r>
      <w:proofErr w:type="gramEnd"/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(</w:t>
      </w:r>
      <w:proofErr w:type="spellStart"/>
      <w:r w:rsidRPr="00FC2E13">
        <w:rPr>
          <w:rFonts w:ascii="Courier New" w:eastAsia="Times New Roman" w:hAnsi="Courier New" w:cs="Courier New"/>
          <w:b/>
          <w:bCs/>
          <w:color w:val="F92672"/>
          <w:sz w:val="20"/>
          <w:szCs w:val="20"/>
          <w:lang w:val="en-US" w:eastAsia="es-MX"/>
        </w:rPr>
        <w:t>state</w:t>
      </w: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.myList.filter</w:t>
      </w:r>
      <w:proofErr w:type="spellEnd"/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((element) =&gt; element.id == action.payload.id).length !== </w:t>
      </w: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>0) {</w:t>
      </w:r>
    </w:p>
    <w:p w:rsidR="00FC2E13" w:rsidRPr="00FC2E13" w:rsidRDefault="00FC2E13" w:rsidP="00FC2E1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</w:pP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 xml:space="preserve">        </w:t>
      </w:r>
      <w:proofErr w:type="spellStart"/>
      <w:proofErr w:type="gramStart"/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>return</w:t>
      </w:r>
      <w:proofErr w:type="spellEnd"/>
      <w:proofErr w:type="gramEnd"/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 xml:space="preserve"> </w:t>
      </w:r>
      <w:proofErr w:type="spellStart"/>
      <w:r w:rsidRPr="00FC2E13">
        <w:rPr>
          <w:rFonts w:ascii="Courier New" w:eastAsia="Times New Roman" w:hAnsi="Courier New" w:cs="Courier New"/>
          <w:b/>
          <w:bCs/>
          <w:color w:val="F92672"/>
          <w:sz w:val="20"/>
          <w:szCs w:val="20"/>
          <w:lang w:val="es-MX" w:eastAsia="es-MX"/>
        </w:rPr>
        <w:t>state</w:t>
      </w:r>
      <w:proofErr w:type="spellEnd"/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>;</w:t>
      </w:r>
    </w:p>
    <w:p w:rsidR="00FC2E13" w:rsidRPr="00FC2E13" w:rsidRDefault="00FC2E13" w:rsidP="00FC2E1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</w:pP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 xml:space="preserve">      }</w:t>
      </w:r>
    </w:p>
    <w:p w:rsidR="00FC2E13" w:rsidRPr="00FC2E13" w:rsidRDefault="00FC2E13" w:rsidP="00FC2E1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     </w:t>
      </w:r>
      <w:proofErr w:type="gramStart"/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return</w:t>
      </w:r>
      <w:proofErr w:type="gramEnd"/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{</w:t>
      </w:r>
    </w:p>
    <w:p w:rsidR="00FC2E13" w:rsidRPr="00FC2E13" w:rsidRDefault="00FC2E13" w:rsidP="00FC2E1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       ...</w:t>
      </w:r>
      <w:r w:rsidRPr="00FC2E13">
        <w:rPr>
          <w:rFonts w:ascii="Courier New" w:eastAsia="Times New Roman" w:hAnsi="Courier New" w:cs="Courier New"/>
          <w:b/>
          <w:bCs/>
          <w:color w:val="F92672"/>
          <w:sz w:val="20"/>
          <w:szCs w:val="20"/>
          <w:lang w:val="en-US" w:eastAsia="es-MX"/>
        </w:rPr>
        <w:t>state</w:t>
      </w: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,</w:t>
      </w:r>
    </w:p>
    <w:p w:rsidR="00FC2E13" w:rsidRPr="00FC2E13" w:rsidRDefault="00FC2E13" w:rsidP="00FC2E1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       </w:t>
      </w:r>
      <w:proofErr w:type="spellStart"/>
      <w:proofErr w:type="gramStart"/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myList</w:t>
      </w:r>
      <w:proofErr w:type="spellEnd"/>
      <w:proofErr w:type="gramEnd"/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: [...</w:t>
      </w:r>
      <w:proofErr w:type="spellStart"/>
      <w:r w:rsidRPr="00FC2E13">
        <w:rPr>
          <w:rFonts w:ascii="Courier New" w:eastAsia="Times New Roman" w:hAnsi="Courier New" w:cs="Courier New"/>
          <w:b/>
          <w:bCs/>
          <w:color w:val="F92672"/>
          <w:sz w:val="20"/>
          <w:szCs w:val="20"/>
          <w:lang w:val="en-US" w:eastAsia="es-MX"/>
        </w:rPr>
        <w:t>state</w:t>
      </w: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.myList</w:t>
      </w:r>
      <w:proofErr w:type="spellEnd"/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, </w:t>
      </w:r>
      <w:proofErr w:type="spellStart"/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action.payload</w:t>
      </w:r>
      <w:proofErr w:type="spellEnd"/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],</w:t>
      </w:r>
    </w:p>
    <w:p w:rsidR="00FC2E13" w:rsidRPr="00FC2E13" w:rsidRDefault="00FC2E13" w:rsidP="00FC2E1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</w:pP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     </w:t>
      </w: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>};</w:t>
      </w:r>
    </w:p>
    <w:p w:rsidR="00FC2E13" w:rsidRPr="00FC2E13" w:rsidRDefault="00FC2E13" w:rsidP="00FC2E13">
      <w:pPr>
        <w:shd w:val="clear" w:color="auto" w:fill="FFFFFF"/>
        <w:spacing w:before="0" w:after="0" w:line="240" w:lineRule="auto"/>
        <w:jc w:val="center"/>
        <w:rPr>
          <w:rFonts w:ascii="Arial" w:eastAsia="Times New Roman" w:hAnsi="Arial" w:cs="Arial"/>
          <w:color w:val="000000"/>
          <w:sz w:val="20"/>
          <w:szCs w:val="20"/>
          <w:lang w:val="es-MX" w:eastAsia="es-MX"/>
        </w:rPr>
      </w:pPr>
      <w:r w:rsidRPr="00FC2E13">
        <w:rPr>
          <w:rFonts w:ascii="Arial" w:eastAsia="Times New Roman" w:hAnsi="Arial" w:cs="Arial"/>
          <w:color w:val="696969"/>
          <w:sz w:val="20"/>
          <w:szCs w:val="20"/>
          <w:lang w:val="es-MX" w:eastAsia="es-MX"/>
        </w:rPr>
        <w:t>12</w:t>
      </w:r>
    </w:p>
    <w:p w:rsidR="00FC2E13" w:rsidRPr="00FC2E13" w:rsidRDefault="00FC2E13" w:rsidP="00FC2E13">
      <w:pPr>
        <w:shd w:val="clear" w:color="auto" w:fill="FFFFFF"/>
        <w:spacing w:before="0" w:after="0" w:line="240" w:lineRule="auto"/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</w:pPr>
    </w:p>
    <w:p w:rsidR="00FC2E13" w:rsidRPr="00FC2E13" w:rsidRDefault="00FC2E13" w:rsidP="00FC2E13">
      <w:pPr>
        <w:shd w:val="clear" w:color="auto" w:fill="FFFFFF"/>
        <w:spacing w:before="0" w:after="0" w:line="240" w:lineRule="auto"/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</w:pPr>
      <w:r w:rsidRPr="00FC2E13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 xml:space="preserve">Les comparto para evitar que se agregue un </w:t>
      </w:r>
      <w:proofErr w:type="spellStart"/>
      <w:r w:rsidRPr="00FC2E13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>item</w:t>
      </w:r>
      <w:proofErr w:type="spellEnd"/>
      <w:r w:rsidRPr="00FC2E13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 xml:space="preserve"> duplicado al </w:t>
      </w:r>
      <w:proofErr w:type="spellStart"/>
      <w:r w:rsidRPr="00FC2E13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>array</w:t>
      </w:r>
      <w:proofErr w:type="spellEnd"/>
      <w:r w:rsidRPr="00FC2E13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 xml:space="preserve"> </w:t>
      </w:r>
      <w:proofErr w:type="spellStart"/>
      <w:r w:rsidRPr="00FC2E13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>mylist</w:t>
      </w:r>
      <w:proofErr w:type="spellEnd"/>
      <w:r w:rsidRPr="00FC2E13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 xml:space="preserve"> (Esta es mi manera de hacerlo tal vez haya alguna mejor por favor comentarla si es así.)</w:t>
      </w:r>
    </w:p>
    <w:p w:rsidR="00FC2E13" w:rsidRPr="00FC2E13" w:rsidRDefault="00FC2E13" w:rsidP="00FC2E1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proofErr w:type="spellStart"/>
      <w:proofErr w:type="gramStart"/>
      <w:r w:rsidRPr="00FC2E13">
        <w:rPr>
          <w:rFonts w:ascii="Courier New" w:eastAsia="Times New Roman" w:hAnsi="Courier New" w:cs="Courier New"/>
          <w:b/>
          <w:bCs/>
          <w:color w:val="F92672"/>
          <w:sz w:val="20"/>
          <w:szCs w:val="20"/>
          <w:lang w:val="en-US" w:eastAsia="es-MX"/>
        </w:rPr>
        <w:t>const</w:t>
      </w:r>
      <w:proofErr w:type="spellEnd"/>
      <w:proofErr w:type="gramEnd"/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{ </w:t>
      </w:r>
      <w:r w:rsidRPr="00FC2E13">
        <w:rPr>
          <w:rFonts w:ascii="Courier New" w:eastAsia="Times New Roman" w:hAnsi="Courier New" w:cs="Courier New"/>
          <w:b/>
          <w:bCs/>
          <w:color w:val="F92672"/>
          <w:sz w:val="20"/>
          <w:szCs w:val="20"/>
          <w:lang w:val="en-US" w:eastAsia="es-MX"/>
        </w:rPr>
        <w:t>id</w:t>
      </w: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, cover, title, year, </w:t>
      </w:r>
      <w:proofErr w:type="spellStart"/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contentRating</w:t>
      </w:r>
      <w:proofErr w:type="spellEnd"/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, duration, </w:t>
      </w:r>
      <w:proofErr w:type="spellStart"/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setFavorite</w:t>
      </w:r>
      <w:proofErr w:type="spellEnd"/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, </w:t>
      </w:r>
      <w:proofErr w:type="spellStart"/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mylist</w:t>
      </w:r>
      <w:proofErr w:type="spellEnd"/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} = props</w:t>
      </w:r>
    </w:p>
    <w:p w:rsidR="00FC2E13" w:rsidRPr="00FC2E13" w:rsidRDefault="00FC2E13" w:rsidP="00FC2E1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   </w:t>
      </w:r>
    </w:p>
    <w:p w:rsidR="00FC2E13" w:rsidRPr="00FC2E13" w:rsidRDefault="00FC2E13" w:rsidP="00FC2E1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proofErr w:type="spellStart"/>
      <w:proofErr w:type="gramStart"/>
      <w:r w:rsidRPr="00FC2E13">
        <w:rPr>
          <w:rFonts w:ascii="Courier New" w:eastAsia="Times New Roman" w:hAnsi="Courier New" w:cs="Courier New"/>
          <w:b/>
          <w:bCs/>
          <w:color w:val="F92672"/>
          <w:sz w:val="20"/>
          <w:szCs w:val="20"/>
          <w:lang w:val="en-US" w:eastAsia="es-MX"/>
        </w:rPr>
        <w:t>const</w:t>
      </w:r>
      <w:proofErr w:type="spellEnd"/>
      <w:proofErr w:type="gramEnd"/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</w:t>
      </w:r>
      <w:proofErr w:type="spellStart"/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handleSetFavorite</w:t>
      </w:r>
      <w:proofErr w:type="spellEnd"/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= () =&gt;{</w:t>
      </w:r>
    </w:p>
    <w:p w:rsidR="00FC2E13" w:rsidRPr="00FC2E13" w:rsidRDefault="00FC2E13" w:rsidP="00FC2E1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       </w:t>
      </w:r>
      <w:proofErr w:type="spellStart"/>
      <w:proofErr w:type="gramStart"/>
      <w:r w:rsidRPr="00FC2E13">
        <w:rPr>
          <w:rFonts w:ascii="Courier New" w:eastAsia="Times New Roman" w:hAnsi="Courier New" w:cs="Courier New"/>
          <w:b/>
          <w:bCs/>
          <w:color w:val="F92672"/>
          <w:sz w:val="20"/>
          <w:szCs w:val="20"/>
          <w:lang w:val="en-US" w:eastAsia="es-MX"/>
        </w:rPr>
        <w:t>const</w:t>
      </w:r>
      <w:proofErr w:type="spellEnd"/>
      <w:proofErr w:type="gramEnd"/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exist = </w:t>
      </w:r>
      <w:proofErr w:type="spellStart"/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mylist.find</w:t>
      </w:r>
      <w:proofErr w:type="spellEnd"/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(item =&gt; item.id == </w:t>
      </w:r>
      <w:r w:rsidRPr="00FC2E13">
        <w:rPr>
          <w:rFonts w:ascii="Courier New" w:eastAsia="Times New Roman" w:hAnsi="Courier New" w:cs="Courier New"/>
          <w:b/>
          <w:bCs/>
          <w:color w:val="F92672"/>
          <w:sz w:val="20"/>
          <w:szCs w:val="20"/>
          <w:lang w:val="en-US" w:eastAsia="es-MX"/>
        </w:rPr>
        <w:t>id</w:t>
      </w: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)</w:t>
      </w:r>
    </w:p>
    <w:p w:rsidR="00FC2E13" w:rsidRPr="00FC2E13" w:rsidRDefault="00FC2E13" w:rsidP="00FC2E1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</w:pP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       </w:t>
      </w:r>
      <w:proofErr w:type="spellStart"/>
      <w:proofErr w:type="gramStart"/>
      <w:r w:rsidRPr="00FC2E13">
        <w:rPr>
          <w:rFonts w:ascii="Courier New" w:eastAsia="Times New Roman" w:hAnsi="Courier New" w:cs="Courier New"/>
          <w:b/>
          <w:bCs/>
          <w:color w:val="F92672"/>
          <w:sz w:val="20"/>
          <w:szCs w:val="20"/>
          <w:lang w:val="es-MX" w:eastAsia="es-MX"/>
        </w:rPr>
        <w:t>if</w:t>
      </w:r>
      <w:proofErr w:type="spellEnd"/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>(</w:t>
      </w:r>
      <w:proofErr w:type="spellStart"/>
      <w:proofErr w:type="gramEnd"/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>exist</w:t>
      </w:r>
      <w:proofErr w:type="spellEnd"/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>){</w:t>
      </w:r>
    </w:p>
    <w:p w:rsidR="00FC2E13" w:rsidRPr="00FC2E13" w:rsidRDefault="00FC2E13" w:rsidP="00FC2E1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</w:pP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 xml:space="preserve">            </w:t>
      </w:r>
      <w:proofErr w:type="spellStart"/>
      <w:proofErr w:type="gramStart"/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>alert</w:t>
      </w:r>
      <w:proofErr w:type="spellEnd"/>
      <w:proofErr w:type="gramEnd"/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>(</w:t>
      </w:r>
      <w:r w:rsidRPr="00FC2E13">
        <w:rPr>
          <w:rFonts w:ascii="Courier New" w:eastAsia="Times New Roman" w:hAnsi="Courier New" w:cs="Courier New"/>
          <w:color w:val="A6E22E"/>
          <w:sz w:val="20"/>
          <w:szCs w:val="20"/>
          <w:lang w:val="es-MX" w:eastAsia="es-MX"/>
        </w:rPr>
        <w:t>"Ya tienes agregado a favorito"</w:t>
      </w: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 xml:space="preserve">);  </w:t>
      </w:r>
    </w:p>
    <w:p w:rsidR="00FC2E13" w:rsidRPr="00FC2E13" w:rsidRDefault="00FC2E13" w:rsidP="00FC2E1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 xml:space="preserve">        </w:t>
      </w:r>
      <w:proofErr w:type="gramStart"/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}</w:t>
      </w:r>
      <w:r w:rsidRPr="00FC2E13">
        <w:rPr>
          <w:rFonts w:ascii="Courier New" w:eastAsia="Times New Roman" w:hAnsi="Courier New" w:cs="Courier New"/>
          <w:b/>
          <w:bCs/>
          <w:color w:val="F92672"/>
          <w:sz w:val="20"/>
          <w:szCs w:val="20"/>
          <w:lang w:val="en-US" w:eastAsia="es-MX"/>
        </w:rPr>
        <w:t>else</w:t>
      </w:r>
      <w:proofErr w:type="gramEnd"/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{</w:t>
      </w:r>
    </w:p>
    <w:p w:rsidR="00FC2E13" w:rsidRPr="00FC2E13" w:rsidRDefault="00FC2E13" w:rsidP="00FC2E1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           </w:t>
      </w:r>
      <w:proofErr w:type="spellStart"/>
      <w:proofErr w:type="gramStart"/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setFavorite</w:t>
      </w:r>
      <w:proofErr w:type="spellEnd"/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({</w:t>
      </w:r>
      <w:proofErr w:type="gramEnd"/>
    </w:p>
    <w:p w:rsidR="00FC2E13" w:rsidRPr="00FC2E13" w:rsidRDefault="00FC2E13" w:rsidP="00FC2E1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               </w:t>
      </w:r>
      <w:proofErr w:type="gramStart"/>
      <w:r w:rsidRPr="00FC2E13">
        <w:rPr>
          <w:rFonts w:ascii="Courier New" w:eastAsia="Times New Roman" w:hAnsi="Courier New" w:cs="Courier New"/>
          <w:b/>
          <w:bCs/>
          <w:color w:val="F92672"/>
          <w:sz w:val="20"/>
          <w:szCs w:val="20"/>
          <w:lang w:val="en-US" w:eastAsia="es-MX"/>
        </w:rPr>
        <w:t>id</w:t>
      </w:r>
      <w:proofErr w:type="gramEnd"/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,</w:t>
      </w:r>
    </w:p>
    <w:p w:rsidR="00FC2E13" w:rsidRPr="00FC2E13" w:rsidRDefault="00FC2E13" w:rsidP="00FC2E1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               </w:t>
      </w:r>
      <w:proofErr w:type="gramStart"/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cover</w:t>
      </w:r>
      <w:proofErr w:type="gramEnd"/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, </w:t>
      </w:r>
    </w:p>
    <w:p w:rsidR="00FC2E13" w:rsidRPr="00FC2E13" w:rsidRDefault="00FC2E13" w:rsidP="00FC2E1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               </w:t>
      </w:r>
      <w:proofErr w:type="gramStart"/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title</w:t>
      </w:r>
      <w:proofErr w:type="gramEnd"/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, </w:t>
      </w:r>
    </w:p>
    <w:p w:rsidR="00FC2E13" w:rsidRPr="00FC2E13" w:rsidRDefault="00FC2E13" w:rsidP="00FC2E1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               </w:t>
      </w:r>
      <w:proofErr w:type="gramStart"/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year</w:t>
      </w:r>
      <w:proofErr w:type="gramEnd"/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, </w:t>
      </w:r>
    </w:p>
    <w:p w:rsidR="00FC2E13" w:rsidRPr="00FC2E13" w:rsidRDefault="00FC2E13" w:rsidP="00FC2E1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               </w:t>
      </w:r>
      <w:proofErr w:type="spellStart"/>
      <w:proofErr w:type="gramStart"/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contentRating</w:t>
      </w:r>
      <w:proofErr w:type="spellEnd"/>
      <w:proofErr w:type="gramEnd"/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, </w:t>
      </w:r>
    </w:p>
    <w:p w:rsidR="00FC2E13" w:rsidRPr="00FC2E13" w:rsidRDefault="00FC2E13" w:rsidP="00FC2E1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               </w:t>
      </w:r>
      <w:proofErr w:type="gramStart"/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duration</w:t>
      </w:r>
      <w:proofErr w:type="gramEnd"/>
    </w:p>
    <w:p w:rsidR="00FC2E13" w:rsidRPr="00FC2E13" w:rsidRDefault="00FC2E13" w:rsidP="00FC2E1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           })</w:t>
      </w:r>
    </w:p>
    <w:p w:rsidR="00FC2E13" w:rsidRPr="00FC2E13" w:rsidRDefault="00FC2E13" w:rsidP="00FC2E1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       }</w:t>
      </w:r>
    </w:p>
    <w:p w:rsidR="00FC2E13" w:rsidRPr="00FC2E13" w:rsidRDefault="00FC2E13" w:rsidP="00FC2E1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   }</w:t>
      </w:r>
    </w:p>
    <w:p w:rsidR="00FC2E13" w:rsidRPr="00130FAB" w:rsidRDefault="00FC2E13" w:rsidP="00FC2E13">
      <w:pPr>
        <w:shd w:val="clear" w:color="auto" w:fill="FFFFFF"/>
        <w:spacing w:before="0" w:after="0" w:line="240" w:lineRule="auto"/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</w:pPr>
      <w:proofErr w:type="gramStart"/>
      <w:r w:rsidRPr="00130FAB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>recuerden</w:t>
      </w:r>
      <w:proofErr w:type="gramEnd"/>
      <w:r w:rsidRPr="00130FAB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 xml:space="preserve"> agregar el </w:t>
      </w:r>
      <w:proofErr w:type="spellStart"/>
      <w:r w:rsidRPr="00130FAB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>mapStateToProps</w:t>
      </w:r>
      <w:proofErr w:type="spellEnd"/>
      <w:r w:rsidRPr="00130FAB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 xml:space="preserve"> para acceder a </w:t>
      </w:r>
      <w:proofErr w:type="spellStart"/>
      <w:r w:rsidRPr="00130FAB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>mylist</w:t>
      </w:r>
      <w:proofErr w:type="spellEnd"/>
    </w:p>
    <w:p w:rsidR="00FC2E13" w:rsidRPr="00FC2E13" w:rsidRDefault="00FC2E13" w:rsidP="00FC2E1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proofErr w:type="spellStart"/>
      <w:proofErr w:type="gramStart"/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const</w:t>
      </w:r>
      <w:proofErr w:type="spellEnd"/>
      <w:proofErr w:type="gramEnd"/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</w:t>
      </w:r>
      <w:proofErr w:type="spellStart"/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mapStateToProps</w:t>
      </w:r>
      <w:proofErr w:type="spellEnd"/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= (</w:t>
      </w:r>
      <w:r w:rsidRPr="00FC2E13">
        <w:rPr>
          <w:rFonts w:ascii="Courier New" w:eastAsia="Times New Roman" w:hAnsi="Courier New" w:cs="Courier New"/>
          <w:b/>
          <w:bCs/>
          <w:color w:val="F92672"/>
          <w:sz w:val="20"/>
          <w:szCs w:val="20"/>
          <w:lang w:val="en-US" w:eastAsia="es-MX"/>
        </w:rPr>
        <w:t>state</w:t>
      </w: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) =&gt; {</w:t>
      </w:r>
    </w:p>
    <w:p w:rsidR="00FC2E13" w:rsidRPr="00FC2E13" w:rsidRDefault="00FC2E13" w:rsidP="00FC2E1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   </w:t>
      </w:r>
      <w:proofErr w:type="gramStart"/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return</w:t>
      </w:r>
      <w:proofErr w:type="gramEnd"/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{</w:t>
      </w:r>
    </w:p>
    <w:p w:rsidR="00FC2E13" w:rsidRPr="00FC2E13" w:rsidRDefault="00FC2E13" w:rsidP="00FC2E1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       </w:t>
      </w:r>
      <w:proofErr w:type="spellStart"/>
      <w:proofErr w:type="gramStart"/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mylist</w:t>
      </w:r>
      <w:proofErr w:type="spellEnd"/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:</w:t>
      </w:r>
      <w:proofErr w:type="gramEnd"/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</w:t>
      </w:r>
      <w:proofErr w:type="spellStart"/>
      <w:r w:rsidRPr="00FC2E13">
        <w:rPr>
          <w:rFonts w:ascii="Courier New" w:eastAsia="Times New Roman" w:hAnsi="Courier New" w:cs="Courier New"/>
          <w:b/>
          <w:bCs/>
          <w:color w:val="F92672"/>
          <w:sz w:val="20"/>
          <w:szCs w:val="20"/>
          <w:lang w:val="en-US" w:eastAsia="es-MX"/>
        </w:rPr>
        <w:t>state</w:t>
      </w: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.mylist</w:t>
      </w:r>
      <w:proofErr w:type="spellEnd"/>
    </w:p>
    <w:p w:rsidR="00FC2E13" w:rsidRPr="00FC2E13" w:rsidRDefault="00FC2E13" w:rsidP="00FC2E1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   }</w:t>
      </w:r>
    </w:p>
    <w:p w:rsidR="00FC2E13" w:rsidRPr="00FC2E13" w:rsidRDefault="00FC2E13" w:rsidP="00FC2E1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}</w:t>
      </w:r>
    </w:p>
    <w:p w:rsidR="00FC2E13" w:rsidRPr="00FC2E13" w:rsidRDefault="00FC2E13" w:rsidP="00FC2E1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</w:p>
    <w:p w:rsidR="00FC2E13" w:rsidRPr="00FC2E13" w:rsidRDefault="00FC2E13" w:rsidP="00FC2E1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</w:p>
    <w:p w:rsidR="00FC2E13" w:rsidRPr="00FC2E13" w:rsidRDefault="00FC2E13" w:rsidP="00FC2E13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proofErr w:type="gramStart"/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export</w:t>
      </w:r>
      <w:proofErr w:type="gramEnd"/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</w:t>
      </w:r>
      <w:r w:rsidRPr="00FC2E13">
        <w:rPr>
          <w:rFonts w:ascii="Courier New" w:eastAsia="Times New Roman" w:hAnsi="Courier New" w:cs="Courier New"/>
          <w:b/>
          <w:bCs/>
          <w:color w:val="F92672"/>
          <w:sz w:val="20"/>
          <w:szCs w:val="20"/>
          <w:lang w:val="en-US" w:eastAsia="es-MX"/>
        </w:rPr>
        <w:t>default</w:t>
      </w:r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connect(</w:t>
      </w:r>
      <w:proofErr w:type="spellStart"/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mapStateToProps</w:t>
      </w:r>
      <w:proofErr w:type="spellEnd"/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, </w:t>
      </w:r>
      <w:proofErr w:type="spellStart"/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mapDispatchToProps</w:t>
      </w:r>
      <w:proofErr w:type="spellEnd"/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)(</w:t>
      </w:r>
      <w:proofErr w:type="spellStart"/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CarouselItem</w:t>
      </w:r>
      <w:proofErr w:type="spellEnd"/>
      <w:r w:rsidRPr="00FC2E13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)</w:t>
      </w:r>
    </w:p>
    <w:p w:rsidR="00FC2E13" w:rsidRDefault="00FC2E13" w:rsidP="00FC2E13">
      <w:pPr>
        <w:tabs>
          <w:tab w:val="left" w:pos="2200"/>
        </w:tabs>
        <w:rPr>
          <w:rFonts w:ascii="Arial" w:eastAsia="Times New Roman" w:hAnsi="Arial" w:cs="Arial"/>
          <w:sz w:val="24"/>
          <w:szCs w:val="24"/>
          <w:lang w:val="en-US" w:eastAsia="es-MX"/>
        </w:rPr>
      </w:pPr>
    </w:p>
    <w:p w:rsidR="004C1677" w:rsidRDefault="004C1677" w:rsidP="00FC2E13">
      <w:pPr>
        <w:tabs>
          <w:tab w:val="left" w:pos="2200"/>
        </w:tabs>
        <w:rPr>
          <w:rFonts w:ascii="Arial" w:eastAsia="Times New Roman" w:hAnsi="Arial" w:cs="Arial"/>
          <w:sz w:val="24"/>
          <w:szCs w:val="24"/>
          <w:lang w:val="en-US" w:eastAsia="es-MX"/>
        </w:rPr>
      </w:pPr>
    </w:p>
    <w:p w:rsidR="004C1677" w:rsidRDefault="004C1677" w:rsidP="004C1677">
      <w:pPr>
        <w:pStyle w:val="Ttulo1"/>
      </w:pPr>
      <w:r w:rsidRPr="004C1677">
        <w:lastRenderedPageBreak/>
        <w:t>Finalizando reducers y eliminar favoritos</w:t>
      </w:r>
    </w:p>
    <w:p w:rsidR="004C1677" w:rsidRPr="004C1677" w:rsidRDefault="004C1677" w:rsidP="004C1677">
      <w:pPr>
        <w:shd w:val="clear" w:color="auto" w:fill="FFFFFF"/>
        <w:spacing w:before="0" w:after="0" w:line="240" w:lineRule="auto"/>
        <w:rPr>
          <w:rFonts w:ascii="Arial" w:eastAsia="Times New Roman" w:hAnsi="Arial" w:cs="Arial"/>
          <w:color w:val="4A4A4A"/>
          <w:sz w:val="24"/>
          <w:szCs w:val="24"/>
          <w:lang w:val="es-MX" w:eastAsia="es-MX"/>
        </w:rPr>
      </w:pPr>
      <w:r w:rsidRPr="004C1677">
        <w:rPr>
          <w:rFonts w:ascii="Arial" w:eastAsia="Times New Roman" w:hAnsi="Arial" w:cs="Arial"/>
          <w:b/>
          <w:bCs/>
          <w:color w:val="4A4A4A"/>
          <w:sz w:val="24"/>
          <w:szCs w:val="24"/>
          <w:lang w:val="es-MX" w:eastAsia="es-MX"/>
        </w:rPr>
        <w:t xml:space="preserve">Recomendación: </w:t>
      </w:r>
      <w:proofErr w:type="spellStart"/>
      <w:r w:rsidRPr="004C1677">
        <w:rPr>
          <w:rFonts w:ascii="Arial" w:eastAsia="Times New Roman" w:hAnsi="Arial" w:cs="Arial"/>
          <w:b/>
          <w:bCs/>
          <w:color w:val="4A4A4A"/>
          <w:sz w:val="24"/>
          <w:szCs w:val="24"/>
          <w:lang w:val="es-MX" w:eastAsia="es-MX"/>
        </w:rPr>
        <w:t>Ulilizar</w:t>
      </w:r>
      <w:proofErr w:type="spellEnd"/>
      <w:r w:rsidRPr="004C1677">
        <w:rPr>
          <w:rFonts w:ascii="Arial" w:eastAsia="Times New Roman" w:hAnsi="Arial" w:cs="Arial"/>
          <w:b/>
          <w:bCs/>
          <w:color w:val="4A4A4A"/>
          <w:sz w:val="24"/>
          <w:szCs w:val="24"/>
          <w:lang w:val="es-MX" w:eastAsia="es-MX"/>
        </w:rPr>
        <w:t xml:space="preserve"> constantes en </w:t>
      </w:r>
      <w:proofErr w:type="spellStart"/>
      <w:r w:rsidRPr="004C1677">
        <w:rPr>
          <w:rFonts w:ascii="Arial" w:eastAsia="Times New Roman" w:hAnsi="Arial" w:cs="Arial"/>
          <w:b/>
          <w:bCs/>
          <w:color w:val="4A4A4A"/>
          <w:sz w:val="24"/>
          <w:szCs w:val="24"/>
          <w:lang w:val="es-MX" w:eastAsia="es-MX"/>
        </w:rPr>
        <w:t>Redux</w:t>
      </w:r>
      <w:proofErr w:type="spellEnd"/>
      <w:r w:rsidRPr="004C1677">
        <w:rPr>
          <w:rFonts w:ascii="Arial" w:eastAsia="Times New Roman" w:hAnsi="Arial" w:cs="Arial"/>
          <w:b/>
          <w:bCs/>
          <w:color w:val="4A4A4A"/>
          <w:sz w:val="24"/>
          <w:szCs w:val="24"/>
          <w:lang w:val="es-MX" w:eastAsia="es-MX"/>
        </w:rPr>
        <w:t>.</w:t>
      </w:r>
      <w:r w:rsidRPr="004C1677">
        <w:rPr>
          <w:rFonts w:ascii="Arial" w:eastAsia="Times New Roman" w:hAnsi="Arial" w:cs="Arial"/>
          <w:color w:val="4A4A4A"/>
          <w:sz w:val="24"/>
          <w:szCs w:val="24"/>
          <w:lang w:val="es-MX" w:eastAsia="es-MX"/>
        </w:rPr>
        <w:br/>
        <w:t xml:space="preserve">Es recomendable usar constantes en </w:t>
      </w:r>
      <w:proofErr w:type="spellStart"/>
      <w:r w:rsidRPr="004C1677">
        <w:rPr>
          <w:rFonts w:ascii="Arial" w:eastAsia="Times New Roman" w:hAnsi="Arial" w:cs="Arial"/>
          <w:color w:val="4A4A4A"/>
          <w:sz w:val="24"/>
          <w:szCs w:val="24"/>
          <w:lang w:val="es-MX" w:eastAsia="es-MX"/>
        </w:rPr>
        <w:t>redux</w:t>
      </w:r>
      <w:proofErr w:type="spellEnd"/>
      <w:r w:rsidRPr="004C1677">
        <w:rPr>
          <w:rFonts w:ascii="Arial" w:eastAsia="Times New Roman" w:hAnsi="Arial" w:cs="Arial"/>
          <w:color w:val="4A4A4A"/>
          <w:sz w:val="24"/>
          <w:szCs w:val="24"/>
          <w:lang w:val="es-MX" w:eastAsia="es-MX"/>
        </w:rPr>
        <w:t>, por ejemplo, crear un archivo que se llame “actionTypes.js”, y dentro colocar lo siguiente:</w:t>
      </w:r>
    </w:p>
    <w:p w:rsidR="004C1677" w:rsidRPr="004C1677" w:rsidRDefault="004C1677" w:rsidP="004C1677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proofErr w:type="gramStart"/>
      <w:r w:rsidRPr="004C1677">
        <w:rPr>
          <w:rFonts w:ascii="Courier New" w:eastAsia="Times New Roman" w:hAnsi="Courier New" w:cs="Courier New"/>
          <w:b/>
          <w:bCs/>
          <w:color w:val="F92672"/>
          <w:sz w:val="20"/>
          <w:szCs w:val="20"/>
          <w:lang w:val="en-US" w:eastAsia="es-MX"/>
        </w:rPr>
        <w:t>export</w:t>
      </w:r>
      <w:proofErr w:type="gramEnd"/>
      <w:r w:rsidRPr="004C167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</w:t>
      </w:r>
      <w:proofErr w:type="spellStart"/>
      <w:r w:rsidRPr="004C1677">
        <w:rPr>
          <w:rFonts w:ascii="Courier New" w:eastAsia="Times New Roman" w:hAnsi="Courier New" w:cs="Courier New"/>
          <w:b/>
          <w:bCs/>
          <w:color w:val="F92672"/>
          <w:sz w:val="20"/>
          <w:szCs w:val="20"/>
          <w:lang w:val="en-US" w:eastAsia="es-MX"/>
        </w:rPr>
        <w:t>const</w:t>
      </w:r>
      <w:proofErr w:type="spellEnd"/>
      <w:r w:rsidRPr="004C167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SET_FAVORITE = </w:t>
      </w:r>
      <w:r w:rsidRPr="004C1677">
        <w:rPr>
          <w:rFonts w:ascii="Courier New" w:eastAsia="Times New Roman" w:hAnsi="Courier New" w:cs="Courier New"/>
          <w:color w:val="A6E22E"/>
          <w:sz w:val="20"/>
          <w:szCs w:val="20"/>
          <w:lang w:val="en-US" w:eastAsia="es-MX"/>
        </w:rPr>
        <w:t>'SET_FAVORITE'</w:t>
      </w:r>
    </w:p>
    <w:p w:rsidR="004C1677" w:rsidRPr="004C1677" w:rsidRDefault="004C1677" w:rsidP="004C1677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proofErr w:type="gramStart"/>
      <w:r w:rsidRPr="004C1677">
        <w:rPr>
          <w:rFonts w:ascii="Courier New" w:eastAsia="Times New Roman" w:hAnsi="Courier New" w:cs="Courier New"/>
          <w:b/>
          <w:bCs/>
          <w:color w:val="F92672"/>
          <w:sz w:val="20"/>
          <w:szCs w:val="20"/>
          <w:lang w:val="en-US" w:eastAsia="es-MX"/>
        </w:rPr>
        <w:t>export</w:t>
      </w:r>
      <w:proofErr w:type="gramEnd"/>
      <w:r w:rsidRPr="004C167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</w:t>
      </w:r>
      <w:proofErr w:type="spellStart"/>
      <w:r w:rsidRPr="004C1677">
        <w:rPr>
          <w:rFonts w:ascii="Courier New" w:eastAsia="Times New Roman" w:hAnsi="Courier New" w:cs="Courier New"/>
          <w:b/>
          <w:bCs/>
          <w:color w:val="F92672"/>
          <w:sz w:val="20"/>
          <w:szCs w:val="20"/>
          <w:lang w:val="en-US" w:eastAsia="es-MX"/>
        </w:rPr>
        <w:t>const</w:t>
      </w:r>
      <w:proofErr w:type="spellEnd"/>
      <w:r w:rsidRPr="004C1677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DELETE_FAVORITE = </w:t>
      </w:r>
      <w:r w:rsidRPr="004C1677">
        <w:rPr>
          <w:rFonts w:ascii="Courier New" w:eastAsia="Times New Roman" w:hAnsi="Courier New" w:cs="Courier New"/>
          <w:color w:val="A6E22E"/>
          <w:sz w:val="20"/>
          <w:szCs w:val="20"/>
          <w:lang w:val="en-US" w:eastAsia="es-MX"/>
        </w:rPr>
        <w:t>'DELETE_FAVORITE'</w:t>
      </w:r>
    </w:p>
    <w:p w:rsidR="004C1677" w:rsidRPr="004C1677" w:rsidRDefault="004C1677" w:rsidP="004C1677">
      <w:pPr>
        <w:shd w:val="clear" w:color="auto" w:fill="FFFFFF"/>
        <w:spacing w:before="0" w:after="0" w:line="240" w:lineRule="auto"/>
        <w:rPr>
          <w:rFonts w:ascii="Arial" w:eastAsia="Times New Roman" w:hAnsi="Arial" w:cs="Arial"/>
          <w:color w:val="4A4A4A"/>
          <w:sz w:val="24"/>
          <w:szCs w:val="24"/>
          <w:lang w:val="es-MX" w:eastAsia="es-MX"/>
        </w:rPr>
      </w:pPr>
      <w:r w:rsidRPr="004C1677">
        <w:rPr>
          <w:rFonts w:ascii="Arial" w:eastAsia="Times New Roman" w:hAnsi="Arial" w:cs="Arial"/>
          <w:color w:val="4A4A4A"/>
          <w:sz w:val="24"/>
          <w:szCs w:val="24"/>
          <w:lang w:val="es-MX" w:eastAsia="es-MX"/>
        </w:rPr>
        <w:t>Estas constantes las importaremos en los </w:t>
      </w:r>
      <w:proofErr w:type="spellStart"/>
      <w:r w:rsidRPr="004C1677">
        <w:rPr>
          <w:rFonts w:ascii="Arial" w:eastAsia="Times New Roman" w:hAnsi="Arial" w:cs="Arial"/>
          <w:i/>
          <w:iCs/>
          <w:color w:val="4A4A4A"/>
          <w:sz w:val="24"/>
          <w:szCs w:val="24"/>
          <w:lang w:val="es-MX" w:eastAsia="es-MX"/>
        </w:rPr>
        <w:t>actions</w:t>
      </w:r>
      <w:proofErr w:type="spellEnd"/>
      <w:r w:rsidRPr="004C1677">
        <w:rPr>
          <w:rFonts w:ascii="Arial" w:eastAsia="Times New Roman" w:hAnsi="Arial" w:cs="Arial"/>
          <w:color w:val="4A4A4A"/>
          <w:sz w:val="24"/>
          <w:szCs w:val="24"/>
          <w:lang w:val="es-MX" w:eastAsia="es-MX"/>
        </w:rPr>
        <w:t> y en los </w:t>
      </w:r>
      <w:proofErr w:type="spellStart"/>
      <w:r w:rsidRPr="004C1677">
        <w:rPr>
          <w:rFonts w:ascii="Arial" w:eastAsia="Times New Roman" w:hAnsi="Arial" w:cs="Arial"/>
          <w:i/>
          <w:iCs/>
          <w:color w:val="4A4A4A"/>
          <w:sz w:val="24"/>
          <w:szCs w:val="24"/>
          <w:lang w:val="es-MX" w:eastAsia="es-MX"/>
        </w:rPr>
        <w:t>reducers</w:t>
      </w:r>
      <w:proofErr w:type="spellEnd"/>
      <w:r w:rsidRPr="004C1677">
        <w:rPr>
          <w:rFonts w:ascii="Arial" w:eastAsia="Times New Roman" w:hAnsi="Arial" w:cs="Arial"/>
          <w:color w:val="4A4A4A"/>
          <w:sz w:val="24"/>
          <w:szCs w:val="24"/>
          <w:lang w:val="es-MX" w:eastAsia="es-MX"/>
        </w:rPr>
        <w:t>.</w:t>
      </w:r>
    </w:p>
    <w:p w:rsidR="004C1677" w:rsidRPr="004C1677" w:rsidRDefault="004C1677" w:rsidP="004C1677">
      <w:pPr>
        <w:shd w:val="clear" w:color="auto" w:fill="FFFFFF"/>
        <w:spacing w:before="0" w:after="0" w:line="240" w:lineRule="auto"/>
        <w:rPr>
          <w:rFonts w:ascii="Arial" w:eastAsia="Times New Roman" w:hAnsi="Arial" w:cs="Arial"/>
          <w:color w:val="4A4A4A"/>
          <w:sz w:val="24"/>
          <w:szCs w:val="24"/>
          <w:lang w:val="es-MX" w:eastAsia="es-MX"/>
        </w:rPr>
      </w:pPr>
      <w:r w:rsidRPr="004C1677">
        <w:rPr>
          <w:rFonts w:ascii="Arial" w:eastAsia="Times New Roman" w:hAnsi="Arial" w:cs="Arial"/>
          <w:color w:val="4A4A4A"/>
          <w:sz w:val="24"/>
          <w:szCs w:val="24"/>
          <w:lang w:val="es-MX" w:eastAsia="es-MX"/>
        </w:rPr>
        <w:t>¿Con qué fin se usan estas constantes? Muchos no le encuentran sentido porque el valor tiene el mismo nombre que la constante, pero los beneficios son los siguientes.</w:t>
      </w:r>
    </w:p>
    <w:p w:rsidR="004C1677" w:rsidRPr="004C1677" w:rsidRDefault="004C1677" w:rsidP="004C1677">
      <w:pPr>
        <w:numPr>
          <w:ilvl w:val="0"/>
          <w:numId w:val="25"/>
        </w:numPr>
        <w:shd w:val="clear" w:color="auto" w:fill="FFFFFF"/>
        <w:spacing w:before="0" w:after="0" w:line="240" w:lineRule="auto"/>
        <w:ind w:left="0"/>
        <w:rPr>
          <w:rFonts w:ascii="Arial" w:eastAsia="Times New Roman" w:hAnsi="Arial" w:cs="Arial"/>
          <w:color w:val="4A4A4A"/>
          <w:sz w:val="24"/>
          <w:szCs w:val="24"/>
          <w:lang w:val="es-MX" w:eastAsia="es-MX"/>
        </w:rPr>
      </w:pPr>
      <w:r w:rsidRPr="004C1677">
        <w:rPr>
          <w:rFonts w:ascii="Arial" w:eastAsia="Times New Roman" w:hAnsi="Arial" w:cs="Arial"/>
          <w:color w:val="4A4A4A"/>
          <w:sz w:val="24"/>
          <w:szCs w:val="24"/>
          <w:lang w:val="es-MX" w:eastAsia="es-MX"/>
        </w:rPr>
        <w:t>Ayuda a mantener una consistencia y evita los errores al escribir código, ya que si escribes </w:t>
      </w:r>
      <w:proofErr w:type="spellStart"/>
      <w:r w:rsidRPr="004C1677">
        <w:rPr>
          <w:rFonts w:ascii="Arial" w:eastAsia="Times New Roman" w:hAnsi="Arial" w:cs="Arial"/>
          <w:i/>
          <w:iCs/>
          <w:color w:val="4A4A4A"/>
          <w:sz w:val="24"/>
          <w:szCs w:val="24"/>
          <w:lang w:val="es-MX" w:eastAsia="es-MX"/>
        </w:rPr>
        <w:t>Strings</w:t>
      </w:r>
      <w:proofErr w:type="spellEnd"/>
      <w:r w:rsidRPr="004C1677">
        <w:rPr>
          <w:rFonts w:ascii="Arial" w:eastAsia="Times New Roman" w:hAnsi="Arial" w:cs="Arial"/>
          <w:color w:val="4A4A4A"/>
          <w:sz w:val="24"/>
          <w:szCs w:val="24"/>
          <w:lang w:val="es-MX" w:eastAsia="es-MX"/>
        </w:rPr>
        <w:t> en las </w:t>
      </w:r>
      <w:proofErr w:type="spellStart"/>
      <w:r w:rsidRPr="004C1677">
        <w:rPr>
          <w:rFonts w:ascii="Arial" w:eastAsia="Times New Roman" w:hAnsi="Arial" w:cs="Arial"/>
          <w:i/>
          <w:iCs/>
          <w:color w:val="4A4A4A"/>
          <w:sz w:val="24"/>
          <w:szCs w:val="24"/>
          <w:lang w:val="es-MX" w:eastAsia="es-MX"/>
        </w:rPr>
        <w:t>actions</w:t>
      </w:r>
      <w:proofErr w:type="spellEnd"/>
      <w:r w:rsidRPr="004C1677">
        <w:rPr>
          <w:rFonts w:ascii="Arial" w:eastAsia="Times New Roman" w:hAnsi="Arial" w:cs="Arial"/>
          <w:color w:val="4A4A4A"/>
          <w:sz w:val="24"/>
          <w:szCs w:val="24"/>
          <w:lang w:val="es-MX" w:eastAsia="es-MX"/>
        </w:rPr>
        <w:t> y en los </w:t>
      </w:r>
      <w:proofErr w:type="spellStart"/>
      <w:r w:rsidRPr="004C1677">
        <w:rPr>
          <w:rFonts w:ascii="Arial" w:eastAsia="Times New Roman" w:hAnsi="Arial" w:cs="Arial"/>
          <w:i/>
          <w:iCs/>
          <w:color w:val="4A4A4A"/>
          <w:sz w:val="24"/>
          <w:szCs w:val="24"/>
          <w:lang w:val="es-MX" w:eastAsia="es-MX"/>
        </w:rPr>
        <w:t>reducers</w:t>
      </w:r>
      <w:proofErr w:type="spellEnd"/>
      <w:r w:rsidRPr="004C1677">
        <w:rPr>
          <w:rFonts w:ascii="Arial" w:eastAsia="Times New Roman" w:hAnsi="Arial" w:cs="Arial"/>
          <w:color w:val="4A4A4A"/>
          <w:sz w:val="24"/>
          <w:szCs w:val="24"/>
          <w:lang w:val="es-MX" w:eastAsia="es-MX"/>
        </w:rPr>
        <w:t> puede que en una de esas veces te equivoques.</w:t>
      </w:r>
    </w:p>
    <w:p w:rsidR="004C1677" w:rsidRPr="004C1677" w:rsidRDefault="004C1677" w:rsidP="004C1677">
      <w:pPr>
        <w:numPr>
          <w:ilvl w:val="0"/>
          <w:numId w:val="25"/>
        </w:numPr>
        <w:shd w:val="clear" w:color="auto" w:fill="FFFFFF"/>
        <w:spacing w:before="0" w:after="0" w:line="240" w:lineRule="auto"/>
        <w:ind w:left="0"/>
        <w:rPr>
          <w:rFonts w:ascii="Arial" w:eastAsia="Times New Roman" w:hAnsi="Arial" w:cs="Arial"/>
          <w:color w:val="4A4A4A"/>
          <w:sz w:val="24"/>
          <w:szCs w:val="24"/>
          <w:lang w:val="es-MX" w:eastAsia="es-MX"/>
        </w:rPr>
      </w:pPr>
      <w:r w:rsidRPr="004C1677">
        <w:rPr>
          <w:rFonts w:ascii="Arial" w:eastAsia="Times New Roman" w:hAnsi="Arial" w:cs="Arial"/>
          <w:color w:val="4A4A4A"/>
          <w:sz w:val="24"/>
          <w:szCs w:val="24"/>
          <w:lang w:val="es-MX" w:eastAsia="es-MX"/>
        </w:rPr>
        <w:t>Algunas veces el usuario desea ver qué </w:t>
      </w:r>
      <w:proofErr w:type="spellStart"/>
      <w:r w:rsidRPr="004C1677">
        <w:rPr>
          <w:rFonts w:ascii="Arial" w:eastAsia="Times New Roman" w:hAnsi="Arial" w:cs="Arial"/>
          <w:i/>
          <w:iCs/>
          <w:color w:val="4A4A4A"/>
          <w:sz w:val="24"/>
          <w:szCs w:val="24"/>
          <w:lang w:val="es-MX" w:eastAsia="es-MX"/>
        </w:rPr>
        <w:t>actions</w:t>
      </w:r>
      <w:proofErr w:type="spellEnd"/>
      <w:r w:rsidRPr="004C1677">
        <w:rPr>
          <w:rFonts w:ascii="Arial" w:eastAsia="Times New Roman" w:hAnsi="Arial" w:cs="Arial"/>
          <w:color w:val="4A4A4A"/>
          <w:sz w:val="24"/>
          <w:szCs w:val="24"/>
          <w:lang w:val="es-MX" w:eastAsia="es-MX"/>
        </w:rPr>
        <w:t> existen antes de trabajar en alguna. Si trabajas en un equipo puede que alguien la haya implementado. Tener todas las </w:t>
      </w:r>
      <w:proofErr w:type="spellStart"/>
      <w:r w:rsidRPr="004C1677">
        <w:rPr>
          <w:rFonts w:ascii="Arial" w:eastAsia="Times New Roman" w:hAnsi="Arial" w:cs="Arial"/>
          <w:i/>
          <w:iCs/>
          <w:color w:val="4A4A4A"/>
          <w:sz w:val="24"/>
          <w:szCs w:val="24"/>
          <w:lang w:val="es-MX" w:eastAsia="es-MX"/>
        </w:rPr>
        <w:t>actions</w:t>
      </w:r>
      <w:proofErr w:type="spellEnd"/>
      <w:r w:rsidRPr="004C1677">
        <w:rPr>
          <w:rFonts w:ascii="Arial" w:eastAsia="Times New Roman" w:hAnsi="Arial" w:cs="Arial"/>
          <w:color w:val="4A4A4A"/>
          <w:sz w:val="24"/>
          <w:szCs w:val="24"/>
          <w:lang w:val="es-MX" w:eastAsia="es-MX"/>
        </w:rPr>
        <w:t> como constantes en un archivo te facilitará esa búsqueda.</w:t>
      </w:r>
    </w:p>
    <w:p w:rsidR="004C1677" w:rsidRPr="004C1677" w:rsidRDefault="004C1677" w:rsidP="004C1677">
      <w:pPr>
        <w:numPr>
          <w:ilvl w:val="0"/>
          <w:numId w:val="25"/>
        </w:numPr>
        <w:shd w:val="clear" w:color="auto" w:fill="FFFFFF"/>
        <w:spacing w:before="0" w:after="0" w:line="240" w:lineRule="auto"/>
        <w:ind w:left="0"/>
        <w:rPr>
          <w:rFonts w:ascii="Arial" w:eastAsia="Times New Roman" w:hAnsi="Arial" w:cs="Arial"/>
          <w:color w:val="4A4A4A"/>
          <w:sz w:val="24"/>
          <w:szCs w:val="24"/>
          <w:lang w:val="es-MX" w:eastAsia="es-MX"/>
        </w:rPr>
      </w:pPr>
      <w:r w:rsidRPr="004C1677">
        <w:rPr>
          <w:rFonts w:ascii="Arial" w:eastAsia="Times New Roman" w:hAnsi="Arial" w:cs="Arial"/>
          <w:color w:val="4A4A4A"/>
          <w:sz w:val="24"/>
          <w:szCs w:val="24"/>
          <w:lang w:val="es-MX" w:eastAsia="es-MX"/>
        </w:rPr>
        <w:t xml:space="preserve">La lista de_ </w:t>
      </w:r>
      <w:proofErr w:type="spellStart"/>
      <w:r w:rsidRPr="004C1677">
        <w:rPr>
          <w:rFonts w:ascii="Arial" w:eastAsia="Times New Roman" w:hAnsi="Arial" w:cs="Arial"/>
          <w:color w:val="4A4A4A"/>
          <w:sz w:val="24"/>
          <w:szCs w:val="24"/>
          <w:lang w:val="es-MX" w:eastAsia="es-MX"/>
        </w:rPr>
        <w:t>action</w:t>
      </w:r>
      <w:proofErr w:type="spellEnd"/>
      <w:r w:rsidRPr="004C1677">
        <w:rPr>
          <w:rFonts w:ascii="Arial" w:eastAsia="Times New Roman" w:hAnsi="Arial" w:cs="Arial"/>
          <w:color w:val="4A4A4A"/>
          <w:sz w:val="24"/>
          <w:szCs w:val="24"/>
          <w:lang w:val="es-MX" w:eastAsia="es-MX"/>
        </w:rPr>
        <w:t xml:space="preserve"> </w:t>
      </w:r>
      <w:proofErr w:type="spellStart"/>
      <w:r w:rsidRPr="004C1677">
        <w:rPr>
          <w:rFonts w:ascii="Arial" w:eastAsia="Times New Roman" w:hAnsi="Arial" w:cs="Arial"/>
          <w:color w:val="4A4A4A"/>
          <w:sz w:val="24"/>
          <w:szCs w:val="24"/>
          <w:lang w:val="es-MX" w:eastAsia="es-MX"/>
        </w:rPr>
        <w:t>types</w:t>
      </w:r>
      <w:proofErr w:type="spellEnd"/>
      <w:r w:rsidRPr="004C1677">
        <w:rPr>
          <w:rFonts w:ascii="Arial" w:eastAsia="Times New Roman" w:hAnsi="Arial" w:cs="Arial"/>
          <w:color w:val="4A4A4A"/>
          <w:sz w:val="24"/>
          <w:szCs w:val="24"/>
          <w:lang w:val="es-MX" w:eastAsia="es-MX"/>
        </w:rPr>
        <w:t>_ que fueron añadidas, eliminadas o actualizadas en un _</w:t>
      </w:r>
      <w:proofErr w:type="spellStart"/>
      <w:r w:rsidRPr="004C1677">
        <w:rPr>
          <w:rFonts w:ascii="Arial" w:eastAsia="Times New Roman" w:hAnsi="Arial" w:cs="Arial"/>
          <w:color w:val="4A4A4A"/>
          <w:sz w:val="24"/>
          <w:szCs w:val="24"/>
          <w:lang w:val="es-MX" w:eastAsia="es-MX"/>
        </w:rPr>
        <w:t>Pull</w:t>
      </w:r>
      <w:proofErr w:type="spellEnd"/>
      <w:r w:rsidRPr="004C1677">
        <w:rPr>
          <w:rFonts w:ascii="Arial" w:eastAsia="Times New Roman" w:hAnsi="Arial" w:cs="Arial"/>
          <w:color w:val="4A4A4A"/>
          <w:sz w:val="24"/>
          <w:szCs w:val="24"/>
          <w:lang w:val="es-MX" w:eastAsia="es-MX"/>
        </w:rPr>
        <w:t xml:space="preserve"> </w:t>
      </w:r>
      <w:proofErr w:type="spellStart"/>
      <w:r w:rsidRPr="004C1677">
        <w:rPr>
          <w:rFonts w:ascii="Arial" w:eastAsia="Times New Roman" w:hAnsi="Arial" w:cs="Arial"/>
          <w:color w:val="4A4A4A"/>
          <w:sz w:val="24"/>
          <w:szCs w:val="24"/>
          <w:lang w:val="es-MX" w:eastAsia="es-MX"/>
        </w:rPr>
        <w:t>Request</w:t>
      </w:r>
      <w:proofErr w:type="spellEnd"/>
      <w:r w:rsidRPr="004C1677">
        <w:rPr>
          <w:rFonts w:ascii="Arial" w:eastAsia="Times New Roman" w:hAnsi="Arial" w:cs="Arial"/>
          <w:color w:val="4A4A4A"/>
          <w:sz w:val="24"/>
          <w:szCs w:val="24"/>
          <w:lang w:val="es-MX" w:eastAsia="es-MX"/>
        </w:rPr>
        <w:t xml:space="preserve"> _ayuda a todo el equipo a visualizar rápidamente qué cambios se están haciendo en la funcionalidad.</w:t>
      </w:r>
    </w:p>
    <w:p w:rsidR="004C1677" w:rsidRPr="004C1677" w:rsidRDefault="004C1677" w:rsidP="004C1677">
      <w:pPr>
        <w:numPr>
          <w:ilvl w:val="0"/>
          <w:numId w:val="25"/>
        </w:numPr>
        <w:shd w:val="clear" w:color="auto" w:fill="FFFFFF"/>
        <w:spacing w:before="0" w:after="0" w:line="240" w:lineRule="auto"/>
        <w:ind w:left="0"/>
        <w:rPr>
          <w:rFonts w:ascii="Arial" w:eastAsia="Times New Roman" w:hAnsi="Arial" w:cs="Arial"/>
          <w:color w:val="4A4A4A"/>
          <w:sz w:val="24"/>
          <w:szCs w:val="24"/>
          <w:lang w:val="es-MX" w:eastAsia="es-MX"/>
        </w:rPr>
      </w:pPr>
      <w:r w:rsidRPr="004C1677">
        <w:rPr>
          <w:rFonts w:ascii="Arial" w:eastAsia="Times New Roman" w:hAnsi="Arial" w:cs="Arial"/>
          <w:color w:val="4A4A4A"/>
          <w:sz w:val="24"/>
          <w:szCs w:val="24"/>
          <w:lang w:val="es-MX" w:eastAsia="es-MX"/>
        </w:rPr>
        <w:t>Si cometes un error (</w:t>
      </w:r>
      <w:proofErr w:type="spellStart"/>
      <w:r w:rsidRPr="004C1677">
        <w:rPr>
          <w:rFonts w:ascii="Arial" w:eastAsia="Times New Roman" w:hAnsi="Arial" w:cs="Arial"/>
          <w:i/>
          <w:iCs/>
          <w:color w:val="4A4A4A"/>
          <w:sz w:val="24"/>
          <w:szCs w:val="24"/>
          <w:lang w:val="es-MX" w:eastAsia="es-MX"/>
        </w:rPr>
        <w:t>typo</w:t>
      </w:r>
      <w:proofErr w:type="spellEnd"/>
      <w:r w:rsidRPr="004C1677">
        <w:rPr>
          <w:rFonts w:ascii="Arial" w:eastAsia="Times New Roman" w:hAnsi="Arial" w:cs="Arial"/>
          <w:color w:val="4A4A4A"/>
          <w:sz w:val="24"/>
          <w:szCs w:val="24"/>
          <w:lang w:val="es-MX" w:eastAsia="es-MX"/>
        </w:rPr>
        <w:t xml:space="preserve">) cuando importas tus constantes, obtendrás </w:t>
      </w:r>
      <w:proofErr w:type="spellStart"/>
      <w:r w:rsidRPr="004C1677">
        <w:rPr>
          <w:rFonts w:ascii="Arial" w:eastAsia="Times New Roman" w:hAnsi="Arial" w:cs="Arial"/>
          <w:color w:val="4A4A4A"/>
          <w:sz w:val="24"/>
          <w:szCs w:val="24"/>
          <w:lang w:val="es-MX" w:eastAsia="es-MX"/>
        </w:rPr>
        <w:t>undefined</w:t>
      </w:r>
      <w:proofErr w:type="spellEnd"/>
      <w:r w:rsidRPr="004C1677">
        <w:rPr>
          <w:rFonts w:ascii="Arial" w:eastAsia="Times New Roman" w:hAnsi="Arial" w:cs="Arial"/>
          <w:color w:val="4A4A4A"/>
          <w:sz w:val="24"/>
          <w:szCs w:val="24"/>
          <w:lang w:val="es-MX" w:eastAsia="es-MX"/>
        </w:rPr>
        <w:t xml:space="preserve"> cuando intentes ejecutar tu código. Es más fácil encontrar este error de variable que intentando descifrar por qué no pasa nada cuando ejecutas tu </w:t>
      </w:r>
      <w:proofErr w:type="spellStart"/>
      <w:r w:rsidRPr="004C1677">
        <w:rPr>
          <w:rFonts w:ascii="Arial" w:eastAsia="Times New Roman" w:hAnsi="Arial" w:cs="Arial"/>
          <w:i/>
          <w:iCs/>
          <w:color w:val="4A4A4A"/>
          <w:sz w:val="24"/>
          <w:szCs w:val="24"/>
          <w:lang w:val="es-MX" w:eastAsia="es-MX"/>
        </w:rPr>
        <w:t>action</w:t>
      </w:r>
      <w:proofErr w:type="spellEnd"/>
      <w:r w:rsidRPr="004C1677">
        <w:rPr>
          <w:rFonts w:ascii="Arial" w:eastAsia="Times New Roman" w:hAnsi="Arial" w:cs="Arial"/>
          <w:color w:val="4A4A4A"/>
          <w:sz w:val="24"/>
          <w:szCs w:val="24"/>
          <w:lang w:val="es-MX" w:eastAsia="es-MX"/>
        </w:rPr>
        <w:t>.</w:t>
      </w:r>
    </w:p>
    <w:p w:rsidR="004C1677" w:rsidRPr="004C1677" w:rsidRDefault="004C1677" w:rsidP="004C1677">
      <w:pPr>
        <w:shd w:val="clear" w:color="auto" w:fill="FFFFFF"/>
        <w:spacing w:before="0" w:after="0" w:line="240" w:lineRule="auto"/>
        <w:rPr>
          <w:rFonts w:ascii="Arial" w:eastAsia="Times New Roman" w:hAnsi="Arial" w:cs="Arial"/>
          <w:color w:val="4A4A4A"/>
          <w:sz w:val="24"/>
          <w:szCs w:val="24"/>
          <w:lang w:val="es-MX" w:eastAsia="es-MX"/>
        </w:rPr>
      </w:pPr>
      <w:r w:rsidRPr="004C1677">
        <w:rPr>
          <w:rFonts w:ascii="Arial" w:eastAsia="Times New Roman" w:hAnsi="Arial" w:cs="Arial"/>
          <w:color w:val="4A4A4A"/>
          <w:sz w:val="24"/>
          <w:szCs w:val="24"/>
          <w:lang w:val="es-MX" w:eastAsia="es-MX"/>
        </w:rPr>
        <w:t xml:space="preserve">Espero que les haya servido de algo. No es algo que yo me haya inventado, muchos manejan esa </w:t>
      </w:r>
      <w:proofErr w:type="spellStart"/>
      <w:r w:rsidRPr="004C1677">
        <w:rPr>
          <w:rFonts w:ascii="Arial" w:eastAsia="Times New Roman" w:hAnsi="Arial" w:cs="Arial"/>
          <w:color w:val="4A4A4A"/>
          <w:sz w:val="24"/>
          <w:szCs w:val="24"/>
          <w:lang w:val="es-MX" w:eastAsia="es-MX"/>
        </w:rPr>
        <w:t>escructura</w:t>
      </w:r>
      <w:proofErr w:type="spellEnd"/>
      <w:r w:rsidRPr="004C1677">
        <w:rPr>
          <w:rFonts w:ascii="Arial" w:eastAsia="Times New Roman" w:hAnsi="Arial" w:cs="Arial"/>
          <w:color w:val="4A4A4A"/>
          <w:sz w:val="24"/>
          <w:szCs w:val="24"/>
          <w:lang w:val="es-MX" w:eastAsia="es-MX"/>
        </w:rPr>
        <w:t>. Si gustan, aquí les dejo más información:</w:t>
      </w:r>
    </w:p>
    <w:p w:rsidR="004C1677" w:rsidRPr="004C1677" w:rsidRDefault="004C1677" w:rsidP="004C1677">
      <w:pPr>
        <w:rPr>
          <w:lang w:val="es-MX"/>
        </w:rPr>
      </w:pPr>
      <w:r w:rsidRPr="004C1677">
        <w:rPr>
          <w:noProof/>
          <w:lang w:val="es-MX" w:eastAsia="es-MX"/>
        </w:rPr>
        <w:drawing>
          <wp:inline distT="0" distB="0" distL="0" distR="0" wp14:anchorId="797F49ED" wp14:editId="5139FA69">
            <wp:extent cx="5732145" cy="1822450"/>
            <wp:effectExtent l="0" t="0" r="1905" b="635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82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677" w:rsidRDefault="00E67D6C" w:rsidP="00FC2E13">
      <w:pPr>
        <w:tabs>
          <w:tab w:val="left" w:pos="2200"/>
        </w:tabs>
        <w:rPr>
          <w:rFonts w:ascii="Arial" w:eastAsia="Times New Roman" w:hAnsi="Arial" w:cs="Arial"/>
          <w:sz w:val="24"/>
          <w:szCs w:val="24"/>
          <w:lang w:val="es-MX" w:eastAsia="es-MX"/>
        </w:rPr>
      </w:pPr>
      <w:hyperlink r:id="rId25" w:history="1">
        <w:r w:rsidR="00F06C14" w:rsidRPr="008B67A0">
          <w:rPr>
            <w:rStyle w:val="Hipervnculo"/>
            <w:rFonts w:ascii="Arial" w:eastAsia="Times New Roman" w:hAnsi="Arial" w:cs="Arial"/>
            <w:sz w:val="24"/>
            <w:szCs w:val="24"/>
            <w:lang w:val="es-MX" w:eastAsia="es-MX"/>
          </w:rPr>
          <w:t>https://platzi.com/clases/1613-redux/20655-archivos-typ-9/</w:t>
        </w:r>
      </w:hyperlink>
    </w:p>
    <w:p w:rsidR="00F06C14" w:rsidRDefault="00F06C14" w:rsidP="00FC2E13">
      <w:pPr>
        <w:tabs>
          <w:tab w:val="left" w:pos="2200"/>
        </w:tabs>
        <w:rPr>
          <w:rFonts w:ascii="Arial" w:eastAsia="Times New Roman" w:hAnsi="Arial" w:cs="Arial"/>
          <w:sz w:val="24"/>
          <w:szCs w:val="24"/>
          <w:lang w:val="es-MX" w:eastAsia="es-MX"/>
        </w:rPr>
      </w:pPr>
    </w:p>
    <w:p w:rsidR="00F06C14" w:rsidRDefault="00F06C14" w:rsidP="00F06C14">
      <w:pPr>
        <w:pStyle w:val="Ttulo1"/>
      </w:pPr>
      <w:r w:rsidRPr="00F06C14">
        <w:t>Debuggeando nuestro proyecto (agregando validaciones a nuestro componente card)</w:t>
      </w:r>
    </w:p>
    <w:p w:rsidR="00F06C14" w:rsidRPr="00F06C14" w:rsidRDefault="00F06C14" w:rsidP="00F06C14">
      <w:pPr>
        <w:shd w:val="clear" w:color="auto" w:fill="FFFFFF"/>
        <w:spacing w:before="0" w:after="0" w:line="240" w:lineRule="auto"/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</w:pPr>
      <w:r w:rsidRPr="00F06C14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>Si quieres evitar que el mismo elemento se agregue muchas veces a la lista de favoritos:</w:t>
      </w:r>
    </w:p>
    <w:p w:rsidR="00F06C14" w:rsidRPr="00F06C14" w:rsidRDefault="00F06C14" w:rsidP="00F06C14">
      <w:pPr>
        <w:shd w:val="clear" w:color="auto" w:fill="FFFFFF"/>
        <w:spacing w:before="0" w:after="0" w:line="240" w:lineRule="auto"/>
        <w:rPr>
          <w:rFonts w:ascii="Arial" w:eastAsia="Times New Roman" w:hAnsi="Arial" w:cs="Arial"/>
          <w:color w:val="4A4A4A"/>
          <w:sz w:val="20"/>
          <w:szCs w:val="20"/>
          <w:lang w:val="en-US" w:eastAsia="es-MX"/>
        </w:rPr>
      </w:pPr>
      <w:proofErr w:type="gramStart"/>
      <w:r w:rsidRPr="00F06C14">
        <w:rPr>
          <w:rFonts w:ascii="Arial" w:eastAsia="Times New Roman" w:hAnsi="Arial" w:cs="Arial"/>
          <w:color w:val="4A4A4A"/>
          <w:sz w:val="20"/>
          <w:szCs w:val="20"/>
          <w:lang w:val="en-US" w:eastAsia="es-MX"/>
        </w:rPr>
        <w:t>reducers/index.js</w:t>
      </w:r>
      <w:proofErr w:type="gramEnd"/>
    </w:p>
    <w:p w:rsidR="00F06C14" w:rsidRPr="00F06C14" w:rsidRDefault="00F06C14" w:rsidP="00F06C14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F06C14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   </w:t>
      </w:r>
      <w:proofErr w:type="gramStart"/>
      <w:r w:rsidRPr="00F06C14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case</w:t>
      </w:r>
      <w:proofErr w:type="gramEnd"/>
      <w:r w:rsidRPr="00F06C14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'SET_FAVORITE':</w:t>
      </w:r>
    </w:p>
    <w:p w:rsidR="00F06C14" w:rsidRPr="00F06C14" w:rsidRDefault="00F06C14" w:rsidP="00F06C14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F06C14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     </w:t>
      </w:r>
      <w:proofErr w:type="spellStart"/>
      <w:proofErr w:type="gramStart"/>
      <w:r w:rsidRPr="00F06C14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const</w:t>
      </w:r>
      <w:proofErr w:type="spellEnd"/>
      <w:proofErr w:type="gramEnd"/>
      <w:r w:rsidRPr="00F06C14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exist = </w:t>
      </w:r>
      <w:proofErr w:type="spellStart"/>
      <w:r w:rsidRPr="00F06C14">
        <w:rPr>
          <w:rFonts w:ascii="Courier New" w:eastAsia="Times New Roman" w:hAnsi="Courier New" w:cs="Courier New"/>
          <w:b/>
          <w:bCs/>
          <w:color w:val="F92672"/>
          <w:sz w:val="20"/>
          <w:szCs w:val="20"/>
          <w:lang w:val="en-US" w:eastAsia="es-MX"/>
        </w:rPr>
        <w:t>state</w:t>
      </w:r>
      <w:r w:rsidRPr="00F06C14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.mylist.find</w:t>
      </w:r>
      <w:proofErr w:type="spellEnd"/>
      <w:r w:rsidRPr="00F06C14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(item =&gt; item.id === action.payload.id)</w:t>
      </w:r>
    </w:p>
    <w:p w:rsidR="00F06C14" w:rsidRPr="00F06C14" w:rsidRDefault="00F06C14" w:rsidP="00F06C14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F06C14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     </w:t>
      </w:r>
      <w:proofErr w:type="gramStart"/>
      <w:r w:rsidRPr="00F06C14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if</w:t>
      </w:r>
      <w:proofErr w:type="gramEnd"/>
      <w:r w:rsidRPr="00F06C14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(exist) return {...</w:t>
      </w:r>
      <w:r w:rsidRPr="00F06C14">
        <w:rPr>
          <w:rFonts w:ascii="Courier New" w:eastAsia="Times New Roman" w:hAnsi="Courier New" w:cs="Courier New"/>
          <w:b/>
          <w:bCs/>
          <w:color w:val="F92672"/>
          <w:sz w:val="20"/>
          <w:szCs w:val="20"/>
          <w:lang w:val="en-US" w:eastAsia="es-MX"/>
        </w:rPr>
        <w:t>state</w:t>
      </w:r>
      <w:r w:rsidRPr="00F06C14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}</w:t>
      </w:r>
    </w:p>
    <w:p w:rsidR="00F06C14" w:rsidRPr="00F06C14" w:rsidRDefault="00F06C14" w:rsidP="00F06C14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</w:p>
    <w:p w:rsidR="00F06C14" w:rsidRPr="00F06C14" w:rsidRDefault="00F06C14" w:rsidP="00F06C14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F06C14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     </w:t>
      </w:r>
      <w:proofErr w:type="gramStart"/>
      <w:r w:rsidRPr="00F06C14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return</w:t>
      </w:r>
      <w:proofErr w:type="gramEnd"/>
      <w:r w:rsidRPr="00F06C14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{</w:t>
      </w:r>
    </w:p>
    <w:p w:rsidR="00F06C14" w:rsidRPr="00F06C14" w:rsidRDefault="00F06C14" w:rsidP="00F06C14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F06C14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       ...</w:t>
      </w:r>
      <w:r w:rsidRPr="00F06C14">
        <w:rPr>
          <w:rFonts w:ascii="Courier New" w:eastAsia="Times New Roman" w:hAnsi="Courier New" w:cs="Courier New"/>
          <w:b/>
          <w:bCs/>
          <w:color w:val="F92672"/>
          <w:sz w:val="20"/>
          <w:szCs w:val="20"/>
          <w:lang w:val="en-US" w:eastAsia="es-MX"/>
        </w:rPr>
        <w:t>state</w:t>
      </w:r>
      <w:r w:rsidRPr="00F06C14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,</w:t>
      </w:r>
    </w:p>
    <w:p w:rsidR="00F06C14" w:rsidRPr="00F06C14" w:rsidRDefault="00F06C14" w:rsidP="00F06C14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F06C14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       </w:t>
      </w:r>
      <w:proofErr w:type="spellStart"/>
      <w:proofErr w:type="gramStart"/>
      <w:r w:rsidRPr="00F06C14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mylist</w:t>
      </w:r>
      <w:proofErr w:type="spellEnd"/>
      <w:proofErr w:type="gramEnd"/>
      <w:r w:rsidRPr="00F06C14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: [...</w:t>
      </w:r>
      <w:proofErr w:type="spellStart"/>
      <w:r w:rsidRPr="00F06C14">
        <w:rPr>
          <w:rFonts w:ascii="Courier New" w:eastAsia="Times New Roman" w:hAnsi="Courier New" w:cs="Courier New"/>
          <w:b/>
          <w:bCs/>
          <w:color w:val="F92672"/>
          <w:sz w:val="20"/>
          <w:szCs w:val="20"/>
          <w:lang w:val="en-US" w:eastAsia="es-MX"/>
        </w:rPr>
        <w:t>state</w:t>
      </w:r>
      <w:r w:rsidRPr="00F06C14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.mylist</w:t>
      </w:r>
      <w:proofErr w:type="spellEnd"/>
      <w:r w:rsidRPr="00F06C14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, </w:t>
      </w:r>
      <w:proofErr w:type="spellStart"/>
      <w:r w:rsidRPr="00F06C14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action.payload</w:t>
      </w:r>
      <w:proofErr w:type="spellEnd"/>
      <w:r w:rsidRPr="00F06C14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]</w:t>
      </w:r>
    </w:p>
    <w:p w:rsidR="00F06C14" w:rsidRPr="00F06C14" w:rsidRDefault="00F06C14" w:rsidP="00F06C14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jc w:val="center"/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</w:pPr>
      <w:r w:rsidRPr="00F06C14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lastRenderedPageBreak/>
        <w:t>}</w:t>
      </w:r>
      <w:r w:rsidRPr="00F06C14">
        <w:rPr>
          <w:noProof/>
          <w:lang w:val="es-MX" w:eastAsia="es-MX"/>
        </w:rPr>
        <w:t xml:space="preserve"> </w:t>
      </w:r>
      <w:r w:rsidRPr="00F06C14">
        <w:rPr>
          <w:rFonts w:ascii="Courier New" w:eastAsia="Times New Roman" w:hAnsi="Courier New" w:cs="Courier New"/>
          <w:noProof/>
          <w:color w:val="FFFFFF"/>
          <w:sz w:val="20"/>
          <w:szCs w:val="20"/>
          <w:lang w:val="es-MX" w:eastAsia="es-MX"/>
        </w:rPr>
        <w:drawing>
          <wp:inline distT="0" distB="0" distL="0" distR="0" wp14:anchorId="4145C51D" wp14:editId="559B1D73">
            <wp:extent cx="4165600" cy="3443876"/>
            <wp:effectExtent l="0" t="0" r="6350" b="444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78045" cy="345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C14" w:rsidRPr="00F06C14" w:rsidRDefault="00F06C14" w:rsidP="00FC2E13">
      <w:pPr>
        <w:tabs>
          <w:tab w:val="left" w:pos="2200"/>
        </w:tabs>
        <w:rPr>
          <w:rFonts w:ascii="Arial" w:eastAsia="Times New Roman" w:hAnsi="Arial" w:cs="Arial"/>
          <w:sz w:val="20"/>
          <w:szCs w:val="20"/>
          <w:lang w:val="es-MX" w:eastAsia="es-MX"/>
        </w:rPr>
      </w:pPr>
    </w:p>
    <w:p w:rsidR="00F06C14" w:rsidRPr="00F06C14" w:rsidRDefault="00F06C14" w:rsidP="00F06C14">
      <w:pPr>
        <w:shd w:val="clear" w:color="auto" w:fill="FFFFFF"/>
        <w:spacing w:before="0" w:after="0" w:line="240" w:lineRule="auto"/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</w:pPr>
      <w:r w:rsidRPr="00F06C14">
        <w:rPr>
          <w:rFonts w:ascii="Arial" w:eastAsia="Times New Roman" w:hAnsi="Arial" w:cs="Arial"/>
          <w:b/>
          <w:bCs/>
          <w:color w:val="4A4A4A"/>
          <w:sz w:val="20"/>
          <w:szCs w:val="20"/>
          <w:lang w:val="es-MX" w:eastAsia="es-MX"/>
        </w:rPr>
        <w:t>Hay otro bug</w:t>
      </w:r>
      <w:r w:rsidRPr="00F06C14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> y es que una vez se agrega una película a la lista de mis </w:t>
      </w:r>
      <w:r w:rsidRPr="00F06C14">
        <w:rPr>
          <w:rFonts w:ascii="Arial" w:eastAsia="Times New Roman" w:hAnsi="Arial" w:cs="Arial"/>
          <w:b/>
          <w:bCs/>
          <w:color w:val="4A4A4A"/>
          <w:sz w:val="20"/>
          <w:szCs w:val="20"/>
          <w:lang w:val="es-MX" w:eastAsia="es-MX"/>
        </w:rPr>
        <w:t>favoritos</w:t>
      </w:r>
      <w:r w:rsidRPr="00F06C14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> ya no debe existir la opción de añadirla nuevamente.</w:t>
      </w:r>
    </w:p>
    <w:p w:rsidR="00F06C14" w:rsidRPr="00F06C14" w:rsidRDefault="00F06C14" w:rsidP="00F06C14">
      <w:pPr>
        <w:shd w:val="clear" w:color="auto" w:fill="FFFFFF"/>
        <w:spacing w:before="0" w:after="0" w:line="240" w:lineRule="auto"/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</w:pPr>
      <w:r w:rsidRPr="00F06C14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>Recordemos que </w:t>
      </w:r>
      <w:r w:rsidRPr="00F06C14">
        <w:rPr>
          <w:rFonts w:ascii="Arial" w:eastAsia="Times New Roman" w:hAnsi="Arial" w:cs="Arial"/>
          <w:b/>
          <w:bCs/>
          <w:color w:val="4A4A4A"/>
          <w:sz w:val="20"/>
          <w:szCs w:val="20"/>
          <w:lang w:val="es-MX" w:eastAsia="es-MX"/>
        </w:rPr>
        <w:t>JS nos permite modificar los estilos de los elementos HTML</w:t>
      </w:r>
      <w:r w:rsidRPr="00F06C14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br/>
        <w:t xml:space="preserve">Para solucionar este bug agregue unas </w:t>
      </w:r>
      <w:proofErr w:type="spellStart"/>
      <w:r w:rsidRPr="00F06C14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>lineas</w:t>
      </w:r>
      <w:proofErr w:type="spellEnd"/>
      <w:r w:rsidRPr="00F06C14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 xml:space="preserve"> en el método </w:t>
      </w:r>
      <w:proofErr w:type="spellStart"/>
      <w:r w:rsidRPr="00F06C14">
        <w:rPr>
          <w:rFonts w:ascii="Arial" w:eastAsia="Times New Roman" w:hAnsi="Arial" w:cs="Arial"/>
          <w:b/>
          <w:bCs/>
          <w:color w:val="4A4A4A"/>
          <w:sz w:val="20"/>
          <w:szCs w:val="20"/>
          <w:lang w:val="es-MX" w:eastAsia="es-MX"/>
        </w:rPr>
        <w:t>handleSetFavorite</w:t>
      </w:r>
      <w:proofErr w:type="spellEnd"/>
      <w:r w:rsidRPr="00F06C14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> y **</w:t>
      </w:r>
      <w:proofErr w:type="spellStart"/>
      <w:r w:rsidRPr="00F06C14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>handleDeleteFavorite</w:t>
      </w:r>
      <w:proofErr w:type="spellEnd"/>
      <w:r w:rsidRPr="00F06C14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 xml:space="preserve"> **, los cuales ahora removerán y agregaran el </w:t>
      </w:r>
      <w:proofErr w:type="spellStart"/>
      <w:r w:rsidRPr="00F06C14">
        <w:rPr>
          <w:rFonts w:ascii="Arial" w:eastAsia="Times New Roman" w:hAnsi="Arial" w:cs="Arial"/>
          <w:b/>
          <w:bCs/>
          <w:color w:val="4A4A4A"/>
          <w:sz w:val="20"/>
          <w:szCs w:val="20"/>
          <w:lang w:val="es-MX" w:eastAsia="es-MX"/>
        </w:rPr>
        <w:t>display</w:t>
      </w:r>
      <w:proofErr w:type="spellEnd"/>
      <w:r w:rsidRPr="00F06C14">
        <w:rPr>
          <w:rFonts w:ascii="Arial" w:eastAsia="Times New Roman" w:hAnsi="Arial" w:cs="Arial"/>
          <w:b/>
          <w:bCs/>
          <w:color w:val="4A4A4A"/>
          <w:sz w:val="20"/>
          <w:szCs w:val="20"/>
          <w:lang w:val="es-MX" w:eastAsia="es-MX"/>
        </w:rPr>
        <w:t xml:space="preserve"> de </w:t>
      </w:r>
      <w:proofErr w:type="spellStart"/>
      <w:r w:rsidRPr="00F06C14">
        <w:rPr>
          <w:rFonts w:ascii="Arial" w:eastAsia="Times New Roman" w:hAnsi="Arial" w:cs="Arial"/>
          <w:b/>
          <w:bCs/>
          <w:color w:val="4A4A4A"/>
          <w:sz w:val="20"/>
          <w:szCs w:val="20"/>
          <w:lang w:val="es-MX" w:eastAsia="es-MX"/>
        </w:rPr>
        <w:t>none</w:t>
      </w:r>
      <w:proofErr w:type="spellEnd"/>
      <w:r w:rsidRPr="00F06C14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>, respectivamente.</w:t>
      </w:r>
    </w:p>
    <w:p w:rsidR="00F06C14" w:rsidRPr="00F06C14" w:rsidRDefault="00F06C14" w:rsidP="00F06C14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F06C14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 xml:space="preserve">  </w:t>
      </w:r>
      <w:proofErr w:type="spellStart"/>
      <w:proofErr w:type="gramStart"/>
      <w:r w:rsidRPr="00F06C14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const</w:t>
      </w:r>
      <w:proofErr w:type="spellEnd"/>
      <w:proofErr w:type="gramEnd"/>
      <w:r w:rsidRPr="00F06C14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{ id, cover, </w:t>
      </w:r>
      <w:r w:rsidRPr="00F06C14">
        <w:rPr>
          <w:rFonts w:ascii="Courier New" w:eastAsia="Times New Roman" w:hAnsi="Courier New" w:cs="Courier New"/>
          <w:b/>
          <w:bCs/>
          <w:color w:val="F92672"/>
          <w:sz w:val="20"/>
          <w:szCs w:val="20"/>
          <w:lang w:val="en-US" w:eastAsia="es-MX"/>
        </w:rPr>
        <w:t>title</w:t>
      </w:r>
      <w:r w:rsidRPr="00F06C14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, year, </w:t>
      </w:r>
      <w:proofErr w:type="spellStart"/>
      <w:r w:rsidRPr="00F06C14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contentRating</w:t>
      </w:r>
      <w:proofErr w:type="spellEnd"/>
      <w:r w:rsidRPr="00F06C14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, duration, </w:t>
      </w:r>
      <w:proofErr w:type="spellStart"/>
      <w:r w:rsidRPr="00F06C14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isList</w:t>
      </w:r>
      <w:proofErr w:type="spellEnd"/>
      <w:r w:rsidRPr="00F06C14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} = props</w:t>
      </w:r>
      <w:r w:rsidRPr="00F06C14">
        <w:rPr>
          <w:rFonts w:ascii="Courier New" w:eastAsia="Times New Roman" w:hAnsi="Courier New" w:cs="Courier New"/>
          <w:color w:val="75715E"/>
          <w:sz w:val="20"/>
          <w:szCs w:val="20"/>
          <w:lang w:val="en-US" w:eastAsia="es-MX"/>
        </w:rPr>
        <w:t>;</w:t>
      </w:r>
    </w:p>
    <w:p w:rsidR="00F06C14" w:rsidRPr="00F06C14" w:rsidRDefault="00F06C14" w:rsidP="00F06C14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F06C14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 </w:t>
      </w:r>
      <w:proofErr w:type="spellStart"/>
      <w:proofErr w:type="gramStart"/>
      <w:r w:rsidRPr="00F06C14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const</w:t>
      </w:r>
      <w:proofErr w:type="spellEnd"/>
      <w:proofErr w:type="gramEnd"/>
      <w:r w:rsidRPr="00F06C14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</w:t>
      </w:r>
      <w:proofErr w:type="spellStart"/>
      <w:r w:rsidRPr="00F06C14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handleSetFavorite</w:t>
      </w:r>
      <w:proofErr w:type="spellEnd"/>
      <w:r w:rsidRPr="00F06C14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= () =&gt; {</w:t>
      </w:r>
    </w:p>
    <w:p w:rsidR="00F06C14" w:rsidRPr="00F06C14" w:rsidRDefault="00F06C14" w:rsidP="00F06C14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F06C14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   </w:t>
      </w:r>
      <w:proofErr w:type="spellStart"/>
      <w:proofErr w:type="gramStart"/>
      <w:r w:rsidRPr="00F06C14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props.setFavorite</w:t>
      </w:r>
      <w:proofErr w:type="spellEnd"/>
      <w:r w:rsidRPr="00F06C14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(</w:t>
      </w:r>
      <w:proofErr w:type="gramEnd"/>
      <w:r w:rsidRPr="00F06C14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{ id, cover, </w:t>
      </w:r>
      <w:r w:rsidRPr="00F06C14">
        <w:rPr>
          <w:rFonts w:ascii="Courier New" w:eastAsia="Times New Roman" w:hAnsi="Courier New" w:cs="Courier New"/>
          <w:b/>
          <w:bCs/>
          <w:color w:val="F92672"/>
          <w:sz w:val="20"/>
          <w:szCs w:val="20"/>
          <w:lang w:val="en-US" w:eastAsia="es-MX"/>
        </w:rPr>
        <w:t>title</w:t>
      </w:r>
      <w:r w:rsidRPr="00F06C14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, year, </w:t>
      </w:r>
      <w:proofErr w:type="spellStart"/>
      <w:r w:rsidRPr="00F06C14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contentRating</w:t>
      </w:r>
      <w:proofErr w:type="spellEnd"/>
      <w:r w:rsidRPr="00F06C14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, duration })</w:t>
      </w:r>
      <w:r w:rsidRPr="00F06C14">
        <w:rPr>
          <w:rFonts w:ascii="Courier New" w:eastAsia="Times New Roman" w:hAnsi="Courier New" w:cs="Courier New"/>
          <w:color w:val="75715E"/>
          <w:sz w:val="20"/>
          <w:szCs w:val="20"/>
          <w:lang w:val="en-US" w:eastAsia="es-MX"/>
        </w:rPr>
        <w:t>;</w:t>
      </w:r>
    </w:p>
    <w:p w:rsidR="00F06C14" w:rsidRPr="00F06C14" w:rsidRDefault="00F06C14" w:rsidP="00F06C14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F06C14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   </w:t>
      </w:r>
      <w:proofErr w:type="spellStart"/>
      <w:proofErr w:type="gramStart"/>
      <w:r w:rsidRPr="00F06C14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document.getElementById</w:t>
      </w:r>
      <w:proofErr w:type="spellEnd"/>
      <w:r w:rsidRPr="00F06C14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(</w:t>
      </w:r>
      <w:proofErr w:type="gramEnd"/>
      <w:r w:rsidRPr="00F06C14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id).</w:t>
      </w:r>
      <w:proofErr w:type="spellStart"/>
      <w:r w:rsidRPr="00F06C14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style.display</w:t>
      </w:r>
      <w:proofErr w:type="spellEnd"/>
      <w:r w:rsidRPr="00F06C14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= </w:t>
      </w:r>
      <w:r w:rsidRPr="00F06C14">
        <w:rPr>
          <w:rFonts w:ascii="Courier New" w:eastAsia="Times New Roman" w:hAnsi="Courier New" w:cs="Courier New"/>
          <w:color w:val="A6E22E"/>
          <w:sz w:val="20"/>
          <w:szCs w:val="20"/>
          <w:lang w:val="en-US" w:eastAsia="es-MX"/>
        </w:rPr>
        <w:t>'none'</w:t>
      </w:r>
      <w:r w:rsidRPr="00F06C14">
        <w:rPr>
          <w:rFonts w:ascii="Courier New" w:eastAsia="Times New Roman" w:hAnsi="Courier New" w:cs="Courier New"/>
          <w:color w:val="75715E"/>
          <w:sz w:val="20"/>
          <w:szCs w:val="20"/>
          <w:lang w:val="en-US" w:eastAsia="es-MX"/>
        </w:rPr>
        <w:t>;</w:t>
      </w:r>
    </w:p>
    <w:p w:rsidR="00F06C14" w:rsidRPr="00F06C14" w:rsidRDefault="00F06C14" w:rsidP="00F06C14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F06C14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 }</w:t>
      </w:r>
      <w:r w:rsidRPr="00F06C14">
        <w:rPr>
          <w:rFonts w:ascii="Courier New" w:eastAsia="Times New Roman" w:hAnsi="Courier New" w:cs="Courier New"/>
          <w:color w:val="75715E"/>
          <w:sz w:val="20"/>
          <w:szCs w:val="20"/>
          <w:lang w:val="en-US" w:eastAsia="es-MX"/>
        </w:rPr>
        <w:t>;</w:t>
      </w:r>
    </w:p>
    <w:p w:rsidR="00F06C14" w:rsidRPr="00F06C14" w:rsidRDefault="00F06C14" w:rsidP="00F06C14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F06C14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 </w:t>
      </w:r>
      <w:proofErr w:type="spellStart"/>
      <w:proofErr w:type="gramStart"/>
      <w:r w:rsidRPr="00F06C14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const</w:t>
      </w:r>
      <w:proofErr w:type="spellEnd"/>
      <w:proofErr w:type="gramEnd"/>
      <w:r w:rsidRPr="00F06C14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</w:t>
      </w:r>
      <w:proofErr w:type="spellStart"/>
      <w:r w:rsidRPr="00F06C14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handleDeleteFavorite</w:t>
      </w:r>
      <w:proofErr w:type="spellEnd"/>
      <w:r w:rsidRPr="00F06C14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= (</w:t>
      </w:r>
      <w:proofErr w:type="spellStart"/>
      <w:r w:rsidRPr="00F06C14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itemId</w:t>
      </w:r>
      <w:proofErr w:type="spellEnd"/>
      <w:r w:rsidRPr="00F06C14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) =&gt; {</w:t>
      </w:r>
    </w:p>
    <w:p w:rsidR="00F06C14" w:rsidRPr="00F06C14" w:rsidRDefault="00F06C14" w:rsidP="00F06C14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F06C14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   </w:t>
      </w:r>
      <w:proofErr w:type="spellStart"/>
      <w:proofErr w:type="gramStart"/>
      <w:r w:rsidRPr="00F06C14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props.deleteFavorite</w:t>
      </w:r>
      <w:proofErr w:type="spellEnd"/>
      <w:r w:rsidRPr="00F06C14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(</w:t>
      </w:r>
      <w:proofErr w:type="spellStart"/>
      <w:proofErr w:type="gramEnd"/>
      <w:r w:rsidRPr="00F06C14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itemId</w:t>
      </w:r>
      <w:proofErr w:type="spellEnd"/>
      <w:r w:rsidRPr="00F06C14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);</w:t>
      </w:r>
    </w:p>
    <w:p w:rsidR="00F06C14" w:rsidRPr="00F06C14" w:rsidRDefault="00F06C14" w:rsidP="00F06C14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F06C14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   </w:t>
      </w:r>
      <w:proofErr w:type="spellStart"/>
      <w:proofErr w:type="gramStart"/>
      <w:r w:rsidRPr="00F06C14">
        <w:rPr>
          <w:rFonts w:ascii="Courier New" w:eastAsia="Times New Roman" w:hAnsi="Courier New" w:cs="Courier New"/>
          <w:color w:val="A6E22E"/>
          <w:sz w:val="20"/>
          <w:szCs w:val="20"/>
          <w:lang w:val="en-US" w:eastAsia="es-MX"/>
        </w:rPr>
        <w:t>document</w:t>
      </w:r>
      <w:r w:rsidRPr="00F06C14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.getElementById</w:t>
      </w:r>
      <w:proofErr w:type="spellEnd"/>
      <w:r w:rsidRPr="00F06C14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(</w:t>
      </w:r>
      <w:proofErr w:type="gramEnd"/>
      <w:r w:rsidRPr="00F06C14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id).</w:t>
      </w:r>
      <w:proofErr w:type="spellStart"/>
      <w:r w:rsidRPr="00F06C14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style.display</w:t>
      </w:r>
      <w:proofErr w:type="spellEnd"/>
      <w:r w:rsidRPr="00F06C14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= </w:t>
      </w:r>
      <w:r w:rsidRPr="00F06C14">
        <w:rPr>
          <w:rFonts w:ascii="Courier New" w:eastAsia="Times New Roman" w:hAnsi="Courier New" w:cs="Courier New"/>
          <w:color w:val="A6E22E"/>
          <w:sz w:val="20"/>
          <w:szCs w:val="20"/>
          <w:lang w:val="en-US" w:eastAsia="es-MX"/>
        </w:rPr>
        <w:t>'inline'</w:t>
      </w:r>
      <w:r w:rsidRPr="00F06C14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;</w:t>
      </w:r>
    </w:p>
    <w:p w:rsidR="00F06C14" w:rsidRPr="00F06C14" w:rsidRDefault="00F06C14" w:rsidP="00F06C14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</w:pPr>
      <w:r w:rsidRPr="00F06C14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 </w:t>
      </w:r>
      <w:r w:rsidRPr="00F06C14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>};</w:t>
      </w:r>
    </w:p>
    <w:p w:rsidR="00F06C14" w:rsidRPr="00F06C14" w:rsidRDefault="00F06C14" w:rsidP="00F06C14">
      <w:pPr>
        <w:shd w:val="clear" w:color="auto" w:fill="FFFFFF"/>
        <w:spacing w:before="0" w:after="0" w:line="240" w:lineRule="auto"/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</w:pPr>
      <w:r w:rsidRPr="00F06C14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 xml:space="preserve">Adicionalmente, debemos agregar el atributo ID en cada imagen (plus and </w:t>
      </w:r>
      <w:proofErr w:type="spellStart"/>
      <w:r w:rsidRPr="00F06C14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>delete</w:t>
      </w:r>
      <w:proofErr w:type="spellEnd"/>
      <w:r w:rsidRPr="00F06C14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 xml:space="preserve"> </w:t>
      </w:r>
      <w:proofErr w:type="spellStart"/>
      <w:r w:rsidRPr="00F06C14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>icon</w:t>
      </w:r>
      <w:proofErr w:type="spellEnd"/>
      <w:r w:rsidRPr="00F06C14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>):</w:t>
      </w:r>
    </w:p>
    <w:p w:rsidR="00F06C14" w:rsidRPr="00F06C14" w:rsidRDefault="00F06C14" w:rsidP="00F06C14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F06C14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 xml:space="preserve">          </w:t>
      </w:r>
      <w:r w:rsidRPr="00F06C14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{</w:t>
      </w:r>
      <w:proofErr w:type="spellStart"/>
      <w:proofErr w:type="gramStart"/>
      <w:r w:rsidRPr="00F06C14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isList</w:t>
      </w:r>
      <w:proofErr w:type="spellEnd"/>
      <w:r w:rsidRPr="00F06C14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?</w:t>
      </w:r>
      <w:proofErr w:type="gramEnd"/>
      <w:r w:rsidRPr="00F06C14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(</w:t>
      </w:r>
    </w:p>
    <w:p w:rsidR="00F06C14" w:rsidRPr="00F06C14" w:rsidRDefault="00F06C14" w:rsidP="00F06C14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</w:pPr>
      <w:r w:rsidRPr="00F06C14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           </w:t>
      </w:r>
      <w:r w:rsidRPr="00F06C14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&lt;</w:t>
      </w:r>
      <w:proofErr w:type="spellStart"/>
      <w:r w:rsidRPr="00F06C14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img</w:t>
      </w:r>
      <w:proofErr w:type="spellEnd"/>
    </w:p>
    <w:p w:rsidR="00F06C14" w:rsidRPr="00F06C14" w:rsidRDefault="00F06C14" w:rsidP="00F06C14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</w:pPr>
      <w:r w:rsidRPr="00F06C14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 xml:space="preserve">              </w:t>
      </w:r>
      <w:proofErr w:type="spellStart"/>
      <w:proofErr w:type="gramStart"/>
      <w:r w:rsidRPr="00F06C14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className</w:t>
      </w:r>
      <w:proofErr w:type="spellEnd"/>
      <w:proofErr w:type="gramEnd"/>
      <w:r w:rsidRPr="00F06C14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=</w:t>
      </w:r>
      <w:r w:rsidRPr="00F06C14">
        <w:rPr>
          <w:rFonts w:ascii="Courier New" w:eastAsia="Times New Roman" w:hAnsi="Courier New" w:cs="Courier New"/>
          <w:color w:val="A6E22E"/>
          <w:sz w:val="20"/>
          <w:szCs w:val="20"/>
          <w:lang w:val="en-US" w:eastAsia="es-MX"/>
        </w:rPr>
        <w:t>'carousel-</w:t>
      </w:r>
      <w:proofErr w:type="spellStart"/>
      <w:r w:rsidRPr="00F06C14">
        <w:rPr>
          <w:rFonts w:ascii="Courier New" w:eastAsia="Times New Roman" w:hAnsi="Courier New" w:cs="Courier New"/>
          <w:color w:val="A6E22E"/>
          <w:sz w:val="20"/>
          <w:szCs w:val="20"/>
          <w:lang w:val="en-US" w:eastAsia="es-MX"/>
        </w:rPr>
        <w:t>item__details</w:t>
      </w:r>
      <w:proofErr w:type="spellEnd"/>
      <w:r w:rsidRPr="00F06C14">
        <w:rPr>
          <w:rFonts w:ascii="Courier New" w:eastAsia="Times New Roman" w:hAnsi="Courier New" w:cs="Courier New"/>
          <w:color w:val="A6E22E"/>
          <w:sz w:val="20"/>
          <w:szCs w:val="20"/>
          <w:lang w:val="en-US" w:eastAsia="es-MX"/>
        </w:rPr>
        <w:t>--</w:t>
      </w:r>
      <w:proofErr w:type="spellStart"/>
      <w:r w:rsidRPr="00F06C14">
        <w:rPr>
          <w:rFonts w:ascii="Courier New" w:eastAsia="Times New Roman" w:hAnsi="Courier New" w:cs="Courier New"/>
          <w:color w:val="A6E22E"/>
          <w:sz w:val="20"/>
          <w:szCs w:val="20"/>
          <w:lang w:val="en-US" w:eastAsia="es-MX"/>
        </w:rPr>
        <w:t>img</w:t>
      </w:r>
      <w:proofErr w:type="spellEnd"/>
      <w:r w:rsidRPr="00F06C14">
        <w:rPr>
          <w:rFonts w:ascii="Courier New" w:eastAsia="Times New Roman" w:hAnsi="Courier New" w:cs="Courier New"/>
          <w:color w:val="A6E22E"/>
          <w:sz w:val="20"/>
          <w:szCs w:val="20"/>
          <w:lang w:val="en-US" w:eastAsia="es-MX"/>
        </w:rPr>
        <w:t>'</w:t>
      </w:r>
    </w:p>
    <w:p w:rsidR="00F06C14" w:rsidRPr="00F06C14" w:rsidRDefault="00F06C14" w:rsidP="00F06C14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</w:pPr>
      <w:r w:rsidRPr="00F06C14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 xml:space="preserve">              </w:t>
      </w:r>
      <w:proofErr w:type="spellStart"/>
      <w:proofErr w:type="gramStart"/>
      <w:r w:rsidRPr="00F06C14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src</w:t>
      </w:r>
      <w:proofErr w:type="spellEnd"/>
      <w:proofErr w:type="gramEnd"/>
      <w:r w:rsidRPr="00F06C14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=</w:t>
      </w:r>
      <w:r w:rsidRPr="00F06C14">
        <w:rPr>
          <w:rFonts w:ascii="Courier New" w:eastAsia="Times New Roman" w:hAnsi="Courier New" w:cs="Courier New"/>
          <w:color w:val="A6E22E"/>
          <w:sz w:val="20"/>
          <w:szCs w:val="20"/>
          <w:lang w:val="en-US" w:eastAsia="es-MX"/>
        </w:rPr>
        <w:t>{</w:t>
      </w:r>
      <w:proofErr w:type="spellStart"/>
      <w:r w:rsidRPr="00F06C14">
        <w:rPr>
          <w:rFonts w:ascii="Courier New" w:eastAsia="Times New Roman" w:hAnsi="Courier New" w:cs="Courier New"/>
          <w:color w:val="A6E22E"/>
          <w:sz w:val="20"/>
          <w:szCs w:val="20"/>
          <w:lang w:val="en-US" w:eastAsia="es-MX"/>
        </w:rPr>
        <w:t>removeIcon</w:t>
      </w:r>
      <w:proofErr w:type="spellEnd"/>
      <w:r w:rsidRPr="00F06C14">
        <w:rPr>
          <w:rFonts w:ascii="Courier New" w:eastAsia="Times New Roman" w:hAnsi="Courier New" w:cs="Courier New"/>
          <w:color w:val="A6E22E"/>
          <w:sz w:val="20"/>
          <w:szCs w:val="20"/>
          <w:lang w:val="en-US" w:eastAsia="es-MX"/>
        </w:rPr>
        <w:t>}</w:t>
      </w:r>
    </w:p>
    <w:p w:rsidR="00F06C14" w:rsidRPr="00F06C14" w:rsidRDefault="00F06C14" w:rsidP="00F06C14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</w:pPr>
      <w:r w:rsidRPr="00F06C14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 xml:space="preserve">              </w:t>
      </w:r>
      <w:proofErr w:type="gramStart"/>
      <w:r w:rsidRPr="00F06C14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alt</w:t>
      </w:r>
      <w:proofErr w:type="gramEnd"/>
      <w:r w:rsidRPr="00F06C14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=</w:t>
      </w:r>
      <w:r w:rsidRPr="00F06C14">
        <w:rPr>
          <w:rFonts w:ascii="Courier New" w:eastAsia="Times New Roman" w:hAnsi="Courier New" w:cs="Courier New"/>
          <w:color w:val="A6E22E"/>
          <w:sz w:val="20"/>
          <w:szCs w:val="20"/>
          <w:lang w:val="en-US" w:eastAsia="es-MX"/>
        </w:rPr>
        <w:t>'Remove Icon'</w:t>
      </w:r>
    </w:p>
    <w:p w:rsidR="00F06C14" w:rsidRPr="00F06C14" w:rsidRDefault="00F06C14" w:rsidP="00F06C14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F06C14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 xml:space="preserve">              </w:t>
      </w:r>
      <w:proofErr w:type="spellStart"/>
      <w:proofErr w:type="gramStart"/>
      <w:r w:rsidRPr="00F06C14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onClick</w:t>
      </w:r>
      <w:proofErr w:type="spellEnd"/>
      <w:proofErr w:type="gramEnd"/>
      <w:r w:rsidRPr="00F06C14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=</w:t>
      </w:r>
      <w:r w:rsidRPr="00F06C14">
        <w:rPr>
          <w:rFonts w:ascii="Courier New" w:eastAsia="Times New Roman" w:hAnsi="Courier New" w:cs="Courier New"/>
          <w:color w:val="A6E22E"/>
          <w:sz w:val="20"/>
          <w:szCs w:val="20"/>
          <w:lang w:val="en-US" w:eastAsia="es-MX"/>
        </w:rPr>
        <w:t>{()</w:t>
      </w:r>
      <w:r w:rsidRPr="00F06C14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 xml:space="preserve"> =&gt;</w:t>
      </w:r>
      <w:r w:rsidRPr="00F06C14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</w:t>
      </w:r>
      <w:proofErr w:type="spellStart"/>
      <w:r w:rsidRPr="00F06C14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handleDeleteFavorite</w:t>
      </w:r>
      <w:proofErr w:type="spellEnd"/>
      <w:r w:rsidRPr="00F06C14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(id)}</w:t>
      </w:r>
    </w:p>
    <w:p w:rsidR="00F06C14" w:rsidRPr="00F06C14" w:rsidRDefault="00F06C14" w:rsidP="00F06C14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F06C14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           /&gt;</w:t>
      </w:r>
    </w:p>
    <w:p w:rsidR="00F06C14" w:rsidRPr="00F06C14" w:rsidRDefault="00F06C14" w:rsidP="00F06C14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F06C14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         ) :</w:t>
      </w:r>
    </w:p>
    <w:p w:rsidR="00F06C14" w:rsidRPr="00F06C14" w:rsidRDefault="00F06C14" w:rsidP="00F06C14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F06C14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           (</w:t>
      </w:r>
    </w:p>
    <w:p w:rsidR="00F06C14" w:rsidRPr="00F06C14" w:rsidRDefault="00F06C14" w:rsidP="00F06C14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</w:pPr>
      <w:r w:rsidRPr="00F06C14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             </w:t>
      </w:r>
      <w:r w:rsidRPr="00F06C14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&lt;</w:t>
      </w:r>
      <w:proofErr w:type="spellStart"/>
      <w:r w:rsidRPr="00F06C14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img</w:t>
      </w:r>
      <w:proofErr w:type="spellEnd"/>
    </w:p>
    <w:p w:rsidR="00F06C14" w:rsidRPr="00F06C14" w:rsidRDefault="00F06C14" w:rsidP="00F06C14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</w:pPr>
      <w:r w:rsidRPr="00F06C14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 xml:space="preserve">                </w:t>
      </w:r>
      <w:proofErr w:type="spellStart"/>
      <w:proofErr w:type="gramStart"/>
      <w:r w:rsidRPr="00F06C14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className</w:t>
      </w:r>
      <w:proofErr w:type="spellEnd"/>
      <w:proofErr w:type="gramEnd"/>
      <w:r w:rsidRPr="00F06C14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=</w:t>
      </w:r>
      <w:r w:rsidRPr="00F06C14">
        <w:rPr>
          <w:rFonts w:ascii="Courier New" w:eastAsia="Times New Roman" w:hAnsi="Courier New" w:cs="Courier New"/>
          <w:color w:val="A6E22E"/>
          <w:sz w:val="20"/>
          <w:szCs w:val="20"/>
          <w:lang w:val="en-US" w:eastAsia="es-MX"/>
        </w:rPr>
        <w:t>'carousel-</w:t>
      </w:r>
      <w:proofErr w:type="spellStart"/>
      <w:r w:rsidRPr="00F06C14">
        <w:rPr>
          <w:rFonts w:ascii="Courier New" w:eastAsia="Times New Roman" w:hAnsi="Courier New" w:cs="Courier New"/>
          <w:color w:val="A6E22E"/>
          <w:sz w:val="20"/>
          <w:szCs w:val="20"/>
          <w:lang w:val="en-US" w:eastAsia="es-MX"/>
        </w:rPr>
        <w:t>item__details</w:t>
      </w:r>
      <w:proofErr w:type="spellEnd"/>
      <w:r w:rsidRPr="00F06C14">
        <w:rPr>
          <w:rFonts w:ascii="Courier New" w:eastAsia="Times New Roman" w:hAnsi="Courier New" w:cs="Courier New"/>
          <w:color w:val="A6E22E"/>
          <w:sz w:val="20"/>
          <w:szCs w:val="20"/>
          <w:lang w:val="en-US" w:eastAsia="es-MX"/>
        </w:rPr>
        <w:t>--</w:t>
      </w:r>
      <w:proofErr w:type="spellStart"/>
      <w:r w:rsidRPr="00F06C14">
        <w:rPr>
          <w:rFonts w:ascii="Courier New" w:eastAsia="Times New Roman" w:hAnsi="Courier New" w:cs="Courier New"/>
          <w:color w:val="A6E22E"/>
          <w:sz w:val="20"/>
          <w:szCs w:val="20"/>
          <w:lang w:val="en-US" w:eastAsia="es-MX"/>
        </w:rPr>
        <w:t>img</w:t>
      </w:r>
      <w:proofErr w:type="spellEnd"/>
      <w:r w:rsidRPr="00F06C14">
        <w:rPr>
          <w:rFonts w:ascii="Courier New" w:eastAsia="Times New Roman" w:hAnsi="Courier New" w:cs="Courier New"/>
          <w:color w:val="A6E22E"/>
          <w:sz w:val="20"/>
          <w:szCs w:val="20"/>
          <w:lang w:val="en-US" w:eastAsia="es-MX"/>
        </w:rPr>
        <w:t>'</w:t>
      </w:r>
    </w:p>
    <w:p w:rsidR="00F06C14" w:rsidRPr="00F06C14" w:rsidRDefault="00F06C14" w:rsidP="00F06C14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</w:pPr>
      <w:r w:rsidRPr="00F06C14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 xml:space="preserve">                </w:t>
      </w:r>
      <w:proofErr w:type="spellStart"/>
      <w:proofErr w:type="gramStart"/>
      <w:r w:rsidRPr="00F06C14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src</w:t>
      </w:r>
      <w:proofErr w:type="spellEnd"/>
      <w:proofErr w:type="gramEnd"/>
      <w:r w:rsidRPr="00F06C14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=</w:t>
      </w:r>
      <w:r w:rsidRPr="00F06C14">
        <w:rPr>
          <w:rFonts w:ascii="Courier New" w:eastAsia="Times New Roman" w:hAnsi="Courier New" w:cs="Courier New"/>
          <w:color w:val="A6E22E"/>
          <w:sz w:val="20"/>
          <w:szCs w:val="20"/>
          <w:lang w:val="en-US" w:eastAsia="es-MX"/>
        </w:rPr>
        <w:t>{</w:t>
      </w:r>
      <w:proofErr w:type="spellStart"/>
      <w:r w:rsidRPr="00F06C14">
        <w:rPr>
          <w:rFonts w:ascii="Courier New" w:eastAsia="Times New Roman" w:hAnsi="Courier New" w:cs="Courier New"/>
          <w:color w:val="A6E22E"/>
          <w:sz w:val="20"/>
          <w:szCs w:val="20"/>
          <w:lang w:val="en-US" w:eastAsia="es-MX"/>
        </w:rPr>
        <w:t>plusIcon</w:t>
      </w:r>
      <w:proofErr w:type="spellEnd"/>
      <w:r w:rsidRPr="00F06C14">
        <w:rPr>
          <w:rFonts w:ascii="Courier New" w:eastAsia="Times New Roman" w:hAnsi="Courier New" w:cs="Courier New"/>
          <w:color w:val="A6E22E"/>
          <w:sz w:val="20"/>
          <w:szCs w:val="20"/>
          <w:lang w:val="en-US" w:eastAsia="es-MX"/>
        </w:rPr>
        <w:t>}</w:t>
      </w:r>
    </w:p>
    <w:p w:rsidR="00F06C14" w:rsidRPr="00F06C14" w:rsidRDefault="00F06C14" w:rsidP="00F06C14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</w:pPr>
      <w:r w:rsidRPr="00F06C14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 xml:space="preserve">                </w:t>
      </w:r>
      <w:proofErr w:type="gramStart"/>
      <w:r w:rsidRPr="00F06C14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alt</w:t>
      </w:r>
      <w:proofErr w:type="gramEnd"/>
      <w:r w:rsidRPr="00F06C14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=</w:t>
      </w:r>
      <w:r w:rsidRPr="00F06C14">
        <w:rPr>
          <w:rFonts w:ascii="Courier New" w:eastAsia="Times New Roman" w:hAnsi="Courier New" w:cs="Courier New"/>
          <w:color w:val="A6E22E"/>
          <w:sz w:val="20"/>
          <w:szCs w:val="20"/>
          <w:lang w:val="en-US" w:eastAsia="es-MX"/>
        </w:rPr>
        <w:t>'Plus Icon'</w:t>
      </w:r>
    </w:p>
    <w:p w:rsidR="00F06C14" w:rsidRPr="00F06C14" w:rsidRDefault="00F06C14" w:rsidP="00F06C14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</w:pPr>
      <w:r w:rsidRPr="00F06C14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 xml:space="preserve">                </w:t>
      </w:r>
      <w:proofErr w:type="spellStart"/>
      <w:proofErr w:type="gramStart"/>
      <w:r w:rsidRPr="00F06C14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onClick</w:t>
      </w:r>
      <w:proofErr w:type="spellEnd"/>
      <w:proofErr w:type="gramEnd"/>
      <w:r w:rsidRPr="00F06C14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>=</w:t>
      </w:r>
      <w:r w:rsidRPr="00F06C14">
        <w:rPr>
          <w:rFonts w:ascii="Courier New" w:eastAsia="Times New Roman" w:hAnsi="Courier New" w:cs="Courier New"/>
          <w:color w:val="A6E22E"/>
          <w:sz w:val="20"/>
          <w:szCs w:val="20"/>
          <w:lang w:val="en-US" w:eastAsia="es-MX"/>
        </w:rPr>
        <w:t>{</w:t>
      </w:r>
      <w:proofErr w:type="spellStart"/>
      <w:r w:rsidRPr="00F06C14">
        <w:rPr>
          <w:rFonts w:ascii="Courier New" w:eastAsia="Times New Roman" w:hAnsi="Courier New" w:cs="Courier New"/>
          <w:color w:val="A6E22E"/>
          <w:sz w:val="20"/>
          <w:szCs w:val="20"/>
          <w:lang w:val="en-US" w:eastAsia="es-MX"/>
        </w:rPr>
        <w:t>handleSetFavorite</w:t>
      </w:r>
      <w:proofErr w:type="spellEnd"/>
      <w:r w:rsidRPr="00F06C14">
        <w:rPr>
          <w:rFonts w:ascii="Courier New" w:eastAsia="Times New Roman" w:hAnsi="Courier New" w:cs="Courier New"/>
          <w:color w:val="A6E22E"/>
          <w:sz w:val="20"/>
          <w:szCs w:val="20"/>
          <w:lang w:val="en-US" w:eastAsia="es-MX"/>
        </w:rPr>
        <w:t>}</w:t>
      </w:r>
    </w:p>
    <w:p w:rsidR="00F06C14" w:rsidRPr="00F06C14" w:rsidRDefault="00F06C14" w:rsidP="00F06C14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92672"/>
          <w:sz w:val="20"/>
          <w:szCs w:val="20"/>
          <w:lang w:val="es-MX" w:eastAsia="es-MX"/>
        </w:rPr>
      </w:pPr>
      <w:r w:rsidRPr="00F06C14">
        <w:rPr>
          <w:rFonts w:ascii="Courier New" w:eastAsia="Times New Roman" w:hAnsi="Courier New" w:cs="Courier New"/>
          <w:color w:val="F92672"/>
          <w:sz w:val="20"/>
          <w:szCs w:val="20"/>
          <w:lang w:val="en-US" w:eastAsia="es-MX"/>
        </w:rPr>
        <w:t xml:space="preserve">                </w:t>
      </w:r>
      <w:proofErr w:type="gramStart"/>
      <w:r w:rsidRPr="00F06C14">
        <w:rPr>
          <w:rFonts w:ascii="Courier New" w:eastAsia="Times New Roman" w:hAnsi="Courier New" w:cs="Courier New"/>
          <w:color w:val="F92672"/>
          <w:sz w:val="20"/>
          <w:szCs w:val="20"/>
          <w:lang w:val="es-MX" w:eastAsia="es-MX"/>
        </w:rPr>
        <w:t>id</w:t>
      </w:r>
      <w:proofErr w:type="gramEnd"/>
      <w:r w:rsidRPr="00F06C14">
        <w:rPr>
          <w:rFonts w:ascii="Courier New" w:eastAsia="Times New Roman" w:hAnsi="Courier New" w:cs="Courier New"/>
          <w:color w:val="F92672"/>
          <w:sz w:val="20"/>
          <w:szCs w:val="20"/>
          <w:lang w:val="es-MX" w:eastAsia="es-MX"/>
        </w:rPr>
        <w:t>=</w:t>
      </w:r>
      <w:r w:rsidRPr="00F06C14">
        <w:rPr>
          <w:rFonts w:ascii="Courier New" w:eastAsia="Times New Roman" w:hAnsi="Courier New" w:cs="Courier New"/>
          <w:color w:val="A6E22E"/>
          <w:sz w:val="20"/>
          <w:szCs w:val="20"/>
          <w:lang w:val="es-MX" w:eastAsia="es-MX"/>
        </w:rPr>
        <w:t>{id}</w:t>
      </w:r>
    </w:p>
    <w:p w:rsidR="00F06C14" w:rsidRPr="00F06C14" w:rsidRDefault="00F06C14" w:rsidP="00F06C14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</w:pPr>
      <w:r w:rsidRPr="00F06C14">
        <w:rPr>
          <w:rFonts w:ascii="Courier New" w:eastAsia="Times New Roman" w:hAnsi="Courier New" w:cs="Courier New"/>
          <w:color w:val="F92672"/>
          <w:sz w:val="20"/>
          <w:szCs w:val="20"/>
          <w:lang w:val="es-MX" w:eastAsia="es-MX"/>
        </w:rPr>
        <w:t xml:space="preserve">              /&gt;</w:t>
      </w:r>
    </w:p>
    <w:p w:rsidR="00F06C14" w:rsidRDefault="00F06C14" w:rsidP="00F06C14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</w:pPr>
      <w:r w:rsidRPr="00F06C14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 xml:space="preserve">            )}</w:t>
      </w:r>
    </w:p>
    <w:p w:rsidR="00130FAB" w:rsidRDefault="00130FAB" w:rsidP="00130FAB">
      <w:pPr>
        <w:pStyle w:val="Ttulo1"/>
      </w:pPr>
      <w:r w:rsidRPr="00130FAB">
        <w:lastRenderedPageBreak/>
        <w:t>Crear Formulario de Login</w:t>
      </w:r>
    </w:p>
    <w:p w:rsidR="00130FAB" w:rsidRDefault="00130FAB" w:rsidP="00130FAB">
      <w:pPr>
        <w:rPr>
          <w:rFonts w:ascii="Arial" w:hAnsi="Arial" w:cs="Arial"/>
          <w:color w:val="4A4A4A"/>
          <w:shd w:val="clear" w:color="auto" w:fill="FFFFFF"/>
        </w:rPr>
      </w:pPr>
      <w:r>
        <w:rPr>
          <w:rFonts w:ascii="Arial" w:hAnsi="Arial" w:cs="Arial"/>
          <w:color w:val="4A4A4A"/>
          <w:shd w:val="clear" w:color="auto" w:fill="FFFFFF"/>
        </w:rPr>
        <w:t xml:space="preserve">Tengan en cuenta que su botón tiene que ser de tipo </w:t>
      </w:r>
      <w:proofErr w:type="spellStart"/>
      <w:r>
        <w:rPr>
          <w:rFonts w:ascii="Arial" w:hAnsi="Arial" w:cs="Arial"/>
          <w:color w:val="4A4A4A"/>
          <w:shd w:val="clear" w:color="auto" w:fill="FFFFFF"/>
        </w:rPr>
        <w:t>submit</w:t>
      </w:r>
      <w:proofErr w:type="spellEnd"/>
      <w:r>
        <w:rPr>
          <w:rFonts w:ascii="Arial" w:hAnsi="Arial" w:cs="Arial"/>
          <w:color w:val="4A4A4A"/>
          <w:shd w:val="clear" w:color="auto" w:fill="FFFFFF"/>
        </w:rPr>
        <w:t xml:space="preserve"> para que funcione.</w:t>
      </w:r>
    </w:p>
    <w:p w:rsidR="0071324B" w:rsidRDefault="0071324B" w:rsidP="0071324B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Por si alguien se quedó con la duda:</w:t>
      </w:r>
    </w:p>
    <w:p w:rsidR="0071324B" w:rsidRPr="0071324B" w:rsidRDefault="0071324B" w:rsidP="0071324B">
      <w:pPr>
        <w:pStyle w:val="HTMLconformatoprevio"/>
        <w:shd w:val="clear" w:color="auto" w:fill="333333"/>
        <w:rPr>
          <w:rStyle w:val="CdigoHTML"/>
          <w:color w:val="FFFFFF"/>
          <w:lang w:val="en-US"/>
        </w:rPr>
      </w:pPr>
      <w:r>
        <w:rPr>
          <w:rStyle w:val="CdigoHTML"/>
          <w:color w:val="FFFFFF"/>
        </w:rPr>
        <w:t xml:space="preserve">    </w:t>
      </w:r>
      <w:proofErr w:type="spellStart"/>
      <w:proofErr w:type="gramStart"/>
      <w:r w:rsidRPr="0071324B">
        <w:rPr>
          <w:rStyle w:val="hljs-keyword"/>
          <w:b/>
          <w:bCs/>
          <w:color w:val="F92672"/>
          <w:lang w:val="en-US"/>
        </w:rPr>
        <w:t>const</w:t>
      </w:r>
      <w:proofErr w:type="spellEnd"/>
      <w:proofErr w:type="gramEnd"/>
      <w:r w:rsidRPr="0071324B">
        <w:rPr>
          <w:rStyle w:val="CdigoHTML"/>
          <w:color w:val="FFFFFF"/>
          <w:lang w:val="en-US"/>
        </w:rPr>
        <w:t xml:space="preserve"> </w:t>
      </w:r>
      <w:proofErr w:type="spellStart"/>
      <w:r w:rsidRPr="0071324B">
        <w:rPr>
          <w:rStyle w:val="CdigoHTML"/>
          <w:color w:val="FFFFFF"/>
          <w:lang w:val="en-US"/>
        </w:rPr>
        <w:t>handleInput</w:t>
      </w:r>
      <w:proofErr w:type="spellEnd"/>
      <w:r w:rsidRPr="0071324B">
        <w:rPr>
          <w:rStyle w:val="CdigoHTML"/>
          <w:color w:val="FFFFFF"/>
          <w:lang w:val="en-US"/>
        </w:rPr>
        <w:t xml:space="preserve"> = </w:t>
      </w:r>
      <w:r w:rsidRPr="0071324B">
        <w:rPr>
          <w:rStyle w:val="hljs-keyword"/>
          <w:b/>
          <w:bCs/>
          <w:color w:val="F92672"/>
          <w:lang w:val="en-US"/>
        </w:rPr>
        <w:t>event</w:t>
      </w:r>
      <w:r w:rsidRPr="0071324B">
        <w:rPr>
          <w:rStyle w:val="CdigoHTML"/>
          <w:color w:val="FFFFFF"/>
          <w:lang w:val="en-US"/>
        </w:rPr>
        <w:t xml:space="preserve"> =&gt; {</w:t>
      </w:r>
    </w:p>
    <w:p w:rsidR="0071324B" w:rsidRPr="0071324B" w:rsidRDefault="0071324B" w:rsidP="0071324B">
      <w:pPr>
        <w:pStyle w:val="HTMLconformatoprevio"/>
        <w:shd w:val="clear" w:color="auto" w:fill="333333"/>
        <w:rPr>
          <w:rStyle w:val="CdigoHTML"/>
          <w:color w:val="FFFFFF"/>
          <w:lang w:val="en-US"/>
        </w:rPr>
      </w:pPr>
      <w:r w:rsidRPr="0071324B">
        <w:rPr>
          <w:rStyle w:val="CdigoHTML"/>
          <w:color w:val="FFFFFF"/>
          <w:lang w:val="en-US"/>
        </w:rPr>
        <w:t xml:space="preserve">        </w:t>
      </w:r>
      <w:proofErr w:type="spellStart"/>
      <w:proofErr w:type="gramStart"/>
      <w:r w:rsidRPr="0071324B">
        <w:rPr>
          <w:rStyle w:val="CdigoHTML"/>
          <w:color w:val="FFFFFF"/>
          <w:lang w:val="en-US"/>
        </w:rPr>
        <w:t>setValues</w:t>
      </w:r>
      <w:proofErr w:type="spellEnd"/>
      <w:r w:rsidRPr="0071324B">
        <w:rPr>
          <w:rStyle w:val="CdigoHTML"/>
          <w:color w:val="FFFFFF"/>
          <w:lang w:val="en-US"/>
        </w:rPr>
        <w:t>({</w:t>
      </w:r>
      <w:proofErr w:type="gramEnd"/>
    </w:p>
    <w:p w:rsidR="0071324B" w:rsidRPr="0071324B" w:rsidRDefault="0071324B" w:rsidP="0071324B">
      <w:pPr>
        <w:pStyle w:val="HTMLconformatoprevio"/>
        <w:shd w:val="clear" w:color="auto" w:fill="333333"/>
        <w:rPr>
          <w:rStyle w:val="CdigoHTML"/>
          <w:color w:val="FFFFFF"/>
          <w:lang w:val="en-US"/>
        </w:rPr>
      </w:pPr>
      <w:r w:rsidRPr="0071324B">
        <w:rPr>
          <w:rStyle w:val="CdigoHTML"/>
          <w:color w:val="FFFFFF"/>
          <w:lang w:val="en-US"/>
        </w:rPr>
        <w:t xml:space="preserve">            ...form,</w:t>
      </w:r>
    </w:p>
    <w:p w:rsidR="0071324B" w:rsidRPr="0071324B" w:rsidRDefault="0071324B" w:rsidP="0071324B">
      <w:pPr>
        <w:pStyle w:val="HTMLconformatoprevio"/>
        <w:shd w:val="clear" w:color="auto" w:fill="333333"/>
        <w:rPr>
          <w:rStyle w:val="CdigoHTML"/>
          <w:color w:val="FFFFFF"/>
          <w:lang w:val="en-US"/>
        </w:rPr>
      </w:pPr>
      <w:r w:rsidRPr="0071324B">
        <w:rPr>
          <w:rStyle w:val="CdigoHTML"/>
          <w:color w:val="FFFFFF"/>
          <w:lang w:val="en-US"/>
        </w:rPr>
        <w:t xml:space="preserve">            [</w:t>
      </w:r>
      <w:r w:rsidRPr="0071324B">
        <w:rPr>
          <w:rStyle w:val="hljs-keyword"/>
          <w:b/>
          <w:bCs/>
          <w:color w:val="F92672"/>
          <w:lang w:val="en-US"/>
        </w:rPr>
        <w:t>event</w:t>
      </w:r>
      <w:r w:rsidRPr="0071324B">
        <w:rPr>
          <w:rStyle w:val="CdigoHTML"/>
          <w:color w:val="FFFFFF"/>
          <w:lang w:val="en-US"/>
        </w:rPr>
        <w:t xml:space="preserve">.target.name]: </w:t>
      </w:r>
      <w:proofErr w:type="spellStart"/>
      <w:r w:rsidRPr="0071324B">
        <w:rPr>
          <w:rStyle w:val="hljs-keyword"/>
          <w:b/>
          <w:bCs/>
          <w:color w:val="F92672"/>
          <w:lang w:val="en-US"/>
        </w:rPr>
        <w:t>event</w:t>
      </w:r>
      <w:r w:rsidRPr="0071324B">
        <w:rPr>
          <w:rStyle w:val="CdigoHTML"/>
          <w:color w:val="FFFFFF"/>
          <w:lang w:val="en-US"/>
        </w:rPr>
        <w:t>.target.</w:t>
      </w:r>
      <w:r w:rsidRPr="0071324B">
        <w:rPr>
          <w:rStyle w:val="hljs-keyword"/>
          <w:b/>
          <w:bCs/>
          <w:color w:val="F92672"/>
          <w:lang w:val="en-US"/>
        </w:rPr>
        <w:t>value</w:t>
      </w:r>
      <w:proofErr w:type="spellEnd"/>
      <w:r w:rsidRPr="0071324B">
        <w:rPr>
          <w:rStyle w:val="CdigoHTML"/>
          <w:color w:val="FFFFFF"/>
          <w:lang w:val="en-US"/>
        </w:rPr>
        <w:t xml:space="preserve">   </w:t>
      </w:r>
      <w:r w:rsidRPr="0071324B">
        <w:rPr>
          <w:rStyle w:val="hljs-comment"/>
          <w:color w:val="75715E"/>
          <w:lang w:val="en-US"/>
        </w:rPr>
        <w:t>// &lt;---</w:t>
      </w:r>
    </w:p>
    <w:p w:rsidR="0071324B" w:rsidRDefault="0071324B" w:rsidP="0071324B">
      <w:pPr>
        <w:pStyle w:val="HTMLconformatoprevio"/>
        <w:shd w:val="clear" w:color="auto" w:fill="333333"/>
        <w:rPr>
          <w:rStyle w:val="CdigoHTML"/>
          <w:color w:val="FFFFFF"/>
        </w:rPr>
      </w:pPr>
      <w:r w:rsidRPr="0071324B">
        <w:rPr>
          <w:rStyle w:val="CdigoHTML"/>
          <w:color w:val="FFFFFF"/>
          <w:lang w:val="en-US"/>
        </w:rPr>
        <w:t xml:space="preserve">        </w:t>
      </w:r>
      <w:r>
        <w:rPr>
          <w:rStyle w:val="CdigoHTML"/>
          <w:color w:val="FFFFFF"/>
        </w:rPr>
        <w:t>});</w:t>
      </w:r>
    </w:p>
    <w:p w:rsidR="0071324B" w:rsidRDefault="0071324B" w:rsidP="0071324B">
      <w:pPr>
        <w:pStyle w:val="HTMLconformatoprevio"/>
        <w:shd w:val="clear" w:color="auto" w:fill="333333"/>
        <w:rPr>
          <w:rStyle w:val="CdigoHTML"/>
          <w:color w:val="FFFFFF"/>
        </w:rPr>
      </w:pPr>
      <w:r>
        <w:rPr>
          <w:rStyle w:val="CdigoHTML"/>
          <w:color w:val="FFFFFF"/>
        </w:rPr>
        <w:t xml:space="preserve">    }</w:t>
      </w:r>
    </w:p>
    <w:p w:rsidR="0071324B" w:rsidRDefault="0071324B" w:rsidP="0071324B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 xml:space="preserve">Esta forma de inicializar un objeto dinámicamente se añade con </w:t>
      </w:r>
      <w:proofErr w:type="gramStart"/>
      <w:r>
        <w:rPr>
          <w:rFonts w:ascii="Arial" w:hAnsi="Arial" w:cs="Arial"/>
          <w:color w:val="4A4A4A"/>
        </w:rPr>
        <w:t>ES6(</w:t>
      </w:r>
      <w:proofErr w:type="gramEnd"/>
      <w:r>
        <w:rPr>
          <w:rFonts w:ascii="Arial" w:hAnsi="Arial" w:cs="Arial"/>
          <w:color w:val="4A4A4A"/>
        </w:rPr>
        <w:fldChar w:fldCharType="begin"/>
      </w:r>
      <w:r>
        <w:rPr>
          <w:rFonts w:ascii="Arial" w:hAnsi="Arial" w:cs="Arial"/>
          <w:color w:val="4A4A4A"/>
        </w:rPr>
        <w:instrText xml:space="preserve"> HYPERLINK "https://developer.mozilla.org/en-US/docs/Web/JavaScript/Reference/Operators/Object_initializer" \l "New_notations_in_ECMAScript_2015" \t "_blank" </w:instrText>
      </w:r>
      <w:r>
        <w:rPr>
          <w:rFonts w:ascii="Arial" w:hAnsi="Arial" w:cs="Arial"/>
          <w:color w:val="4A4A4A"/>
        </w:rPr>
        <w:fldChar w:fldCharType="separate"/>
      </w:r>
      <w:r>
        <w:rPr>
          <w:rStyle w:val="Hipervnculo"/>
          <w:rFonts w:ascii="Arial" w:hAnsi="Arial" w:cs="Arial"/>
          <w:color w:val="0791E6"/>
        </w:rPr>
        <w:t>Referencia</w:t>
      </w:r>
      <w:r>
        <w:rPr>
          <w:rFonts w:ascii="Arial" w:hAnsi="Arial" w:cs="Arial"/>
          <w:color w:val="4A4A4A"/>
        </w:rPr>
        <w:fldChar w:fldCharType="end"/>
      </w:r>
      <w:r>
        <w:rPr>
          <w:rFonts w:ascii="Arial" w:hAnsi="Arial" w:cs="Arial"/>
          <w:color w:val="4A4A4A"/>
        </w:rPr>
        <w:t>)</w:t>
      </w:r>
    </w:p>
    <w:p w:rsidR="0071324B" w:rsidRDefault="0071324B" w:rsidP="0071324B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Y sobre la función de actualización del estado:</w:t>
      </w:r>
    </w:p>
    <w:p w:rsidR="0071324B" w:rsidRPr="0071324B" w:rsidRDefault="0071324B" w:rsidP="0071324B">
      <w:pPr>
        <w:pStyle w:val="HTMLconformatoprevio"/>
        <w:shd w:val="clear" w:color="auto" w:fill="333333"/>
        <w:rPr>
          <w:rStyle w:val="CdigoHTML"/>
          <w:color w:val="FFFFFF"/>
          <w:lang w:val="en-US"/>
        </w:rPr>
      </w:pPr>
      <w:r>
        <w:rPr>
          <w:rStyle w:val="CdigoHTML"/>
          <w:color w:val="FFFFFF"/>
        </w:rPr>
        <w:t xml:space="preserve">       </w:t>
      </w:r>
      <w:proofErr w:type="spellStart"/>
      <w:proofErr w:type="gramStart"/>
      <w:r w:rsidRPr="0071324B">
        <w:rPr>
          <w:rStyle w:val="CdigoHTML"/>
          <w:color w:val="FFFFFF"/>
          <w:lang w:val="en-US"/>
        </w:rPr>
        <w:t>setValues</w:t>
      </w:r>
      <w:proofErr w:type="spellEnd"/>
      <w:r w:rsidRPr="0071324B">
        <w:rPr>
          <w:rStyle w:val="CdigoHTML"/>
          <w:color w:val="FFFFFF"/>
          <w:lang w:val="en-US"/>
        </w:rPr>
        <w:t>({</w:t>
      </w:r>
      <w:proofErr w:type="gramEnd"/>
    </w:p>
    <w:p w:rsidR="0071324B" w:rsidRPr="0071324B" w:rsidRDefault="0071324B" w:rsidP="0071324B">
      <w:pPr>
        <w:pStyle w:val="HTMLconformatoprevio"/>
        <w:shd w:val="clear" w:color="auto" w:fill="333333"/>
        <w:rPr>
          <w:rStyle w:val="CdigoHTML"/>
          <w:color w:val="FFFFFF"/>
          <w:lang w:val="en-US"/>
        </w:rPr>
      </w:pPr>
      <w:r w:rsidRPr="0071324B">
        <w:rPr>
          <w:rStyle w:val="CdigoHTML"/>
          <w:color w:val="FFFFFF"/>
          <w:lang w:val="en-US"/>
        </w:rPr>
        <w:t xml:space="preserve">            ...</w:t>
      </w:r>
      <w:r w:rsidRPr="0071324B">
        <w:rPr>
          <w:rStyle w:val="hljs-keyword"/>
          <w:b/>
          <w:bCs/>
          <w:color w:val="F92672"/>
          <w:lang w:val="en-US"/>
        </w:rPr>
        <w:t>form</w:t>
      </w:r>
      <w:r w:rsidRPr="0071324B">
        <w:rPr>
          <w:rStyle w:val="CdigoHTML"/>
          <w:color w:val="FFFFFF"/>
          <w:lang w:val="en-US"/>
        </w:rPr>
        <w:t>,</w:t>
      </w:r>
    </w:p>
    <w:p w:rsidR="0071324B" w:rsidRPr="0071324B" w:rsidRDefault="0071324B" w:rsidP="0071324B">
      <w:pPr>
        <w:pStyle w:val="HTMLconformatoprevio"/>
        <w:shd w:val="clear" w:color="auto" w:fill="333333"/>
        <w:rPr>
          <w:rStyle w:val="CdigoHTML"/>
          <w:color w:val="FFFFFF"/>
          <w:lang w:val="en-US"/>
        </w:rPr>
      </w:pPr>
      <w:r w:rsidRPr="0071324B">
        <w:rPr>
          <w:rStyle w:val="CdigoHTML"/>
          <w:color w:val="FFFFFF"/>
          <w:lang w:val="en-US"/>
        </w:rPr>
        <w:t xml:space="preserve">            [event.</w:t>
      </w:r>
      <w:r w:rsidRPr="0071324B">
        <w:rPr>
          <w:rStyle w:val="hljs-keyword"/>
          <w:b/>
          <w:bCs/>
          <w:color w:val="F92672"/>
          <w:lang w:val="en-US"/>
        </w:rPr>
        <w:t>target</w:t>
      </w:r>
      <w:r w:rsidRPr="0071324B">
        <w:rPr>
          <w:rStyle w:val="CdigoHTML"/>
          <w:color w:val="FFFFFF"/>
          <w:lang w:val="en-US"/>
        </w:rPr>
        <w:t>.</w:t>
      </w:r>
      <w:r w:rsidRPr="0071324B">
        <w:rPr>
          <w:rStyle w:val="hljs-keyword"/>
          <w:b/>
          <w:bCs/>
          <w:color w:val="F92672"/>
          <w:lang w:val="en-US"/>
        </w:rPr>
        <w:t>name</w:t>
      </w:r>
      <w:r w:rsidRPr="0071324B">
        <w:rPr>
          <w:rStyle w:val="CdigoHTML"/>
          <w:color w:val="FFFFFF"/>
          <w:lang w:val="en-US"/>
        </w:rPr>
        <w:t xml:space="preserve">]: </w:t>
      </w:r>
      <w:proofErr w:type="spellStart"/>
      <w:r w:rsidRPr="0071324B">
        <w:rPr>
          <w:rStyle w:val="CdigoHTML"/>
          <w:color w:val="FFFFFF"/>
          <w:lang w:val="en-US"/>
        </w:rPr>
        <w:t>event.</w:t>
      </w:r>
      <w:r w:rsidRPr="0071324B">
        <w:rPr>
          <w:rStyle w:val="hljs-keyword"/>
          <w:b/>
          <w:bCs/>
          <w:color w:val="F92672"/>
          <w:lang w:val="en-US"/>
        </w:rPr>
        <w:t>target</w:t>
      </w:r>
      <w:r w:rsidRPr="0071324B">
        <w:rPr>
          <w:rStyle w:val="CdigoHTML"/>
          <w:color w:val="FFFFFF"/>
          <w:lang w:val="en-US"/>
        </w:rPr>
        <w:t>.</w:t>
      </w:r>
      <w:r w:rsidRPr="0071324B">
        <w:rPr>
          <w:rStyle w:val="hljs-keyword"/>
          <w:b/>
          <w:bCs/>
          <w:color w:val="F92672"/>
          <w:lang w:val="en-US"/>
        </w:rPr>
        <w:t>value</w:t>
      </w:r>
      <w:proofErr w:type="spellEnd"/>
    </w:p>
    <w:p w:rsidR="0071324B" w:rsidRDefault="0071324B" w:rsidP="0071324B">
      <w:pPr>
        <w:pStyle w:val="HTMLconformatoprevio"/>
        <w:shd w:val="clear" w:color="auto" w:fill="333333"/>
        <w:rPr>
          <w:rStyle w:val="CdigoHTML"/>
          <w:color w:val="FFFFFF"/>
        </w:rPr>
      </w:pPr>
      <w:r w:rsidRPr="0071324B">
        <w:rPr>
          <w:rStyle w:val="CdigoHTML"/>
          <w:color w:val="FFFFFF"/>
          <w:lang w:val="en-US"/>
        </w:rPr>
        <w:t xml:space="preserve">        </w:t>
      </w:r>
      <w:r>
        <w:rPr>
          <w:rStyle w:val="CdigoHTML"/>
          <w:color w:val="FFFFFF"/>
        </w:rPr>
        <w:t>});</w:t>
      </w:r>
    </w:p>
    <w:p w:rsidR="0071324B" w:rsidRDefault="0071324B" w:rsidP="0071324B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 xml:space="preserve">Al utilizar el operador de propagación, se está manteniendo el estado anterior y añadiendo uno nuevo, es decir, si </w:t>
      </w:r>
      <w:proofErr w:type="spellStart"/>
      <w:r>
        <w:rPr>
          <w:rFonts w:ascii="Arial" w:hAnsi="Arial" w:cs="Arial"/>
          <w:color w:val="4A4A4A"/>
        </w:rPr>
        <w:t>tuviesemos</w:t>
      </w:r>
      <w:proofErr w:type="spellEnd"/>
      <w:r>
        <w:rPr>
          <w:rFonts w:ascii="Arial" w:hAnsi="Arial" w:cs="Arial"/>
          <w:color w:val="4A4A4A"/>
        </w:rPr>
        <w:t xml:space="preserve"> ‘n’ inputs todos se almacenarían, para entender mejor este comportamiento, pueden comentar la línea del operador spread y ver como cuando se da </w:t>
      </w:r>
      <w:proofErr w:type="spellStart"/>
      <w:r>
        <w:rPr>
          <w:rFonts w:ascii="Arial" w:hAnsi="Arial" w:cs="Arial"/>
          <w:color w:val="4A4A4A"/>
        </w:rPr>
        <w:t>submit</w:t>
      </w:r>
      <w:proofErr w:type="spellEnd"/>
      <w:r>
        <w:rPr>
          <w:rFonts w:ascii="Arial" w:hAnsi="Arial" w:cs="Arial"/>
          <w:color w:val="4A4A4A"/>
        </w:rPr>
        <w:t xml:space="preserve"> solo se muestra el valor del último input modificado.</w:t>
      </w:r>
    </w:p>
    <w:p w:rsidR="0071324B" w:rsidRDefault="0071324B" w:rsidP="001C1C9B">
      <w:pPr>
        <w:jc w:val="center"/>
        <w:rPr>
          <w:lang w:val="es-MX"/>
        </w:rPr>
      </w:pPr>
      <w:r w:rsidRPr="0071324B">
        <w:rPr>
          <w:lang w:val="es-MX"/>
        </w:rPr>
        <w:drawing>
          <wp:inline distT="0" distB="0" distL="0" distR="0" wp14:anchorId="39368862" wp14:editId="4D1E0662">
            <wp:extent cx="5316534" cy="492252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28262" cy="4933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9BA" w:rsidRDefault="00E229BA" w:rsidP="00E229BA">
      <w:pPr>
        <w:pStyle w:val="Ttulo1"/>
      </w:pPr>
      <w:r w:rsidRPr="00E229BA">
        <w:lastRenderedPageBreak/>
        <w:t>Formulario de Login con Redux</w:t>
      </w:r>
    </w:p>
    <w:p w:rsidR="00E229BA" w:rsidRDefault="00E229BA" w:rsidP="001C1C9B">
      <w:pPr>
        <w:jc w:val="center"/>
        <w:rPr>
          <w:lang w:val="es-MX"/>
        </w:rPr>
      </w:pPr>
      <w:r w:rsidRPr="00E229BA">
        <w:rPr>
          <w:lang w:val="es-MX"/>
        </w:rPr>
        <w:drawing>
          <wp:inline distT="0" distB="0" distL="0" distR="0" wp14:anchorId="5DDA641C" wp14:editId="59C13D69">
            <wp:extent cx="5074920" cy="496079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75521" cy="4961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E1E" w:rsidRDefault="00EB7E1E" w:rsidP="001C1C9B">
      <w:pPr>
        <w:jc w:val="center"/>
        <w:rPr>
          <w:lang w:val="es-MX"/>
        </w:rPr>
      </w:pPr>
    </w:p>
    <w:p w:rsidR="00EB7E1E" w:rsidRDefault="00EB7E1E" w:rsidP="00EB7E1E">
      <w:pPr>
        <w:pStyle w:val="Ttulo1"/>
      </w:pPr>
      <w:r w:rsidRPr="00EB7E1E">
        <w:t>Creando un Servicio para Gravatar</w:t>
      </w:r>
    </w:p>
    <w:p w:rsidR="00EB7E1E" w:rsidRPr="00EB7E1E" w:rsidRDefault="00EB7E1E" w:rsidP="00EB7E1E">
      <w:pPr>
        <w:shd w:val="clear" w:color="auto" w:fill="FFFFFF"/>
        <w:spacing w:before="113" w:after="113" w:line="240" w:lineRule="auto"/>
        <w:rPr>
          <w:rFonts w:ascii="Arial" w:eastAsia="Times New Roman" w:hAnsi="Arial" w:cs="Arial"/>
          <w:color w:val="273B47"/>
          <w:lang w:val="es-MX" w:eastAsia="es-MX"/>
        </w:rPr>
      </w:pPr>
      <w:r w:rsidRPr="00EB7E1E">
        <w:rPr>
          <w:rFonts w:ascii="Arial" w:eastAsia="Times New Roman" w:hAnsi="Arial" w:cs="Arial"/>
          <w:color w:val="273B47"/>
          <w:lang w:val="es-MX" w:eastAsia="es-MX"/>
        </w:rPr>
        <w:t xml:space="preserve">Muchas veces la mejor opción no es descargar un paquete de </w:t>
      </w:r>
      <w:proofErr w:type="spellStart"/>
      <w:r w:rsidRPr="00EB7E1E">
        <w:rPr>
          <w:rFonts w:ascii="Arial" w:eastAsia="Times New Roman" w:hAnsi="Arial" w:cs="Arial"/>
          <w:color w:val="273B47"/>
          <w:lang w:val="es-MX" w:eastAsia="es-MX"/>
        </w:rPr>
        <w:t>npm</w:t>
      </w:r>
      <w:proofErr w:type="spellEnd"/>
      <w:r w:rsidRPr="00EB7E1E">
        <w:rPr>
          <w:rFonts w:ascii="Arial" w:eastAsia="Times New Roman" w:hAnsi="Arial" w:cs="Arial"/>
          <w:color w:val="273B47"/>
          <w:lang w:val="es-MX" w:eastAsia="es-MX"/>
        </w:rPr>
        <w:t xml:space="preserve"> ya que podemos ver la documentación, entender cómo funciona y nosotros implementar el código necesario para nuestro caso, ya que instalar todo el paquete puede volver más pesado nuestro proyecto.</w:t>
      </w:r>
    </w:p>
    <w:p w:rsidR="00EB7E1E" w:rsidRDefault="00EB7E1E" w:rsidP="00EB7E1E">
      <w:pPr>
        <w:shd w:val="clear" w:color="auto" w:fill="FFFFFF"/>
        <w:spacing w:before="0" w:after="0" w:line="240" w:lineRule="auto"/>
        <w:rPr>
          <w:rFonts w:ascii="Arial" w:eastAsia="Times New Roman" w:hAnsi="Arial" w:cs="Arial"/>
          <w:color w:val="273B47"/>
          <w:lang w:val="es-MX" w:eastAsia="es-MX"/>
        </w:rPr>
      </w:pPr>
      <w:r w:rsidRPr="00EB7E1E">
        <w:rPr>
          <w:rFonts w:ascii="Arial" w:eastAsia="Times New Roman" w:hAnsi="Arial" w:cs="Arial"/>
          <w:color w:val="273B47"/>
          <w:lang w:val="es-MX" w:eastAsia="es-MX"/>
        </w:rPr>
        <w:t xml:space="preserve">Para nuestro servicio que llamará a </w:t>
      </w:r>
      <w:proofErr w:type="spellStart"/>
      <w:r w:rsidRPr="00EB7E1E">
        <w:rPr>
          <w:rFonts w:ascii="Arial" w:eastAsia="Times New Roman" w:hAnsi="Arial" w:cs="Arial"/>
          <w:color w:val="273B47"/>
          <w:lang w:val="es-MX" w:eastAsia="es-MX"/>
        </w:rPr>
        <w:t>Gravatar</w:t>
      </w:r>
      <w:proofErr w:type="spellEnd"/>
      <w:r w:rsidRPr="00EB7E1E">
        <w:rPr>
          <w:rFonts w:ascii="Arial" w:eastAsia="Times New Roman" w:hAnsi="Arial" w:cs="Arial"/>
          <w:color w:val="273B47"/>
          <w:lang w:val="es-MX" w:eastAsia="es-MX"/>
        </w:rPr>
        <w:t xml:space="preserve"> vamos a crear la carpeta </w:t>
      </w:r>
      <w:proofErr w:type="spellStart"/>
      <w:r w:rsidRPr="00EB7E1E">
        <w:rPr>
          <w:rFonts w:ascii="Courier New" w:eastAsia="Times New Roman" w:hAnsi="Courier New" w:cs="Courier New"/>
          <w:color w:val="273B47"/>
          <w:lang w:val="es-MX" w:eastAsia="es-MX"/>
        </w:rPr>
        <w:t>utils</w:t>
      </w:r>
      <w:proofErr w:type="spellEnd"/>
      <w:r w:rsidRPr="00EB7E1E">
        <w:rPr>
          <w:rFonts w:ascii="Arial" w:eastAsia="Times New Roman" w:hAnsi="Arial" w:cs="Arial"/>
          <w:color w:val="273B47"/>
          <w:lang w:val="es-MX" w:eastAsia="es-MX"/>
        </w:rPr>
        <w:t> y dentro añadir el archivo </w:t>
      </w:r>
      <w:r w:rsidRPr="00EB7E1E">
        <w:rPr>
          <w:rFonts w:ascii="Courier New" w:eastAsia="Times New Roman" w:hAnsi="Courier New" w:cs="Courier New"/>
          <w:color w:val="273B47"/>
          <w:lang w:val="es-MX" w:eastAsia="es-MX"/>
        </w:rPr>
        <w:t>gravatar.js</w:t>
      </w:r>
      <w:r w:rsidRPr="00EB7E1E">
        <w:rPr>
          <w:rFonts w:ascii="Arial" w:eastAsia="Times New Roman" w:hAnsi="Arial" w:cs="Arial"/>
          <w:color w:val="273B47"/>
          <w:lang w:val="es-MX" w:eastAsia="es-MX"/>
        </w:rPr>
        <w:t>.</w:t>
      </w:r>
    </w:p>
    <w:p w:rsidR="00801EEB" w:rsidRDefault="00801EEB" w:rsidP="00EB7E1E">
      <w:pPr>
        <w:shd w:val="clear" w:color="auto" w:fill="FFFFFF"/>
        <w:spacing w:before="0" w:after="0" w:line="240" w:lineRule="auto"/>
        <w:rPr>
          <w:rFonts w:ascii="Arial" w:eastAsia="Times New Roman" w:hAnsi="Arial" w:cs="Arial"/>
          <w:color w:val="273B47"/>
          <w:lang w:val="es-MX" w:eastAsia="es-MX"/>
        </w:rPr>
      </w:pPr>
    </w:p>
    <w:p w:rsidR="00801EEB" w:rsidRDefault="00801EEB" w:rsidP="00EB7E1E">
      <w:pPr>
        <w:shd w:val="clear" w:color="auto" w:fill="FFFFFF"/>
        <w:spacing w:before="0" w:after="0" w:line="240" w:lineRule="auto"/>
        <w:rPr>
          <w:rFonts w:ascii="Lucida Console" w:hAnsi="Lucida Console" w:cs="Lucida Console"/>
          <w:sz w:val="18"/>
          <w:szCs w:val="18"/>
          <w:lang w:val="es-MX"/>
        </w:rPr>
      </w:pPr>
      <w:proofErr w:type="spellStart"/>
      <w:proofErr w:type="gramStart"/>
      <w:r>
        <w:rPr>
          <w:rFonts w:ascii="Lucida Console" w:hAnsi="Lucida Console" w:cs="Lucida Console"/>
          <w:sz w:val="18"/>
          <w:szCs w:val="18"/>
          <w:lang w:val="es-MX"/>
        </w:rPr>
        <w:t>npm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  <w:lang w:val="es-MX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  <w:lang w:val="es-MX"/>
        </w:rPr>
        <w:t>install</w:t>
      </w:r>
      <w:proofErr w:type="spellEnd"/>
      <w:r>
        <w:rPr>
          <w:rFonts w:ascii="Lucida Console" w:hAnsi="Lucida Console" w:cs="Lucida Console"/>
          <w:sz w:val="18"/>
          <w:szCs w:val="18"/>
          <w:lang w:val="es-MX"/>
        </w:rPr>
        <w:t xml:space="preserve"> md5 –</w:t>
      </w:r>
      <w:proofErr w:type="spellStart"/>
      <w:r>
        <w:rPr>
          <w:rFonts w:ascii="Lucida Console" w:hAnsi="Lucida Console" w:cs="Lucida Console"/>
          <w:sz w:val="18"/>
          <w:szCs w:val="18"/>
          <w:lang w:val="es-MX"/>
        </w:rPr>
        <w:t>save</w:t>
      </w:r>
      <w:proofErr w:type="spellEnd"/>
    </w:p>
    <w:p w:rsidR="00170DFF" w:rsidRPr="00170DFF" w:rsidRDefault="00801EEB" w:rsidP="00170DFF">
      <w:pPr>
        <w:shd w:val="clear" w:color="auto" w:fill="FFFFFF"/>
        <w:spacing w:before="0" w:after="0" w:line="240" w:lineRule="auto"/>
        <w:rPr>
          <w:rFonts w:ascii="Arial" w:eastAsia="Times New Roman" w:hAnsi="Arial" w:cs="Arial"/>
          <w:color w:val="273B47"/>
          <w:lang w:val="es-MX" w:eastAsia="es-MX"/>
        </w:rPr>
      </w:pPr>
      <w:r w:rsidRPr="00801EEB">
        <w:rPr>
          <w:rFonts w:ascii="Arial" w:eastAsia="Times New Roman" w:hAnsi="Arial" w:cs="Arial"/>
          <w:color w:val="273B47"/>
          <w:lang w:val="es-MX" w:eastAsia="es-MX"/>
        </w:rPr>
        <w:drawing>
          <wp:inline distT="0" distB="0" distL="0" distR="0" wp14:anchorId="1EE4F3BB" wp14:editId="38FF9B3C">
            <wp:extent cx="5732145" cy="1375410"/>
            <wp:effectExtent l="0" t="0" r="1905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37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DFF" w:rsidRDefault="00170DFF" w:rsidP="00170DFF">
      <w:pPr>
        <w:pStyle w:val="Ttulo1"/>
      </w:pPr>
      <w:r w:rsidRPr="00170DFF">
        <w:lastRenderedPageBreak/>
        <w:t>Uso de gravatar en nuestro proyecto</w:t>
      </w:r>
    </w:p>
    <w:p w:rsidR="00170DFF" w:rsidRDefault="00170DFF" w:rsidP="00EB7E1E">
      <w:pPr>
        <w:shd w:val="clear" w:color="auto" w:fill="FFFFFF"/>
        <w:spacing w:before="0" w:after="0" w:line="240" w:lineRule="auto"/>
        <w:rPr>
          <w:rFonts w:ascii="Arial" w:eastAsia="Times New Roman" w:hAnsi="Arial" w:cs="Arial"/>
          <w:color w:val="273B47"/>
          <w:lang w:val="es-MX" w:eastAsia="es-MX"/>
        </w:rPr>
      </w:pPr>
    </w:p>
    <w:p w:rsidR="00170DFF" w:rsidRDefault="00170DFF" w:rsidP="00EB7E1E">
      <w:pPr>
        <w:shd w:val="clear" w:color="auto" w:fill="FFFFFF"/>
        <w:spacing w:before="0" w:after="0" w:line="240" w:lineRule="auto"/>
        <w:rPr>
          <w:rFonts w:ascii="Arial" w:eastAsia="Times New Roman" w:hAnsi="Arial" w:cs="Arial"/>
          <w:color w:val="273B47"/>
          <w:lang w:val="es-MX" w:eastAsia="es-MX"/>
        </w:rPr>
      </w:pPr>
    </w:p>
    <w:p w:rsidR="00170DFF" w:rsidRDefault="00170DFF" w:rsidP="00EB7E1E">
      <w:pPr>
        <w:shd w:val="clear" w:color="auto" w:fill="FFFFFF"/>
        <w:spacing w:before="0" w:after="0" w:line="240" w:lineRule="auto"/>
        <w:rPr>
          <w:rFonts w:ascii="Arial" w:eastAsia="Times New Roman" w:hAnsi="Arial" w:cs="Arial"/>
          <w:color w:val="273B47"/>
          <w:lang w:val="es-MX" w:eastAsia="es-MX"/>
        </w:rPr>
      </w:pPr>
      <w:r w:rsidRPr="00170DFF">
        <w:rPr>
          <w:rFonts w:ascii="Arial" w:eastAsia="Times New Roman" w:hAnsi="Arial" w:cs="Arial"/>
          <w:color w:val="273B47"/>
          <w:lang w:val="es-MX" w:eastAsia="es-MX"/>
        </w:rPr>
        <w:drawing>
          <wp:inline distT="0" distB="0" distL="0" distR="0" wp14:anchorId="581F764C" wp14:editId="79FE48A5">
            <wp:extent cx="5732145" cy="3016250"/>
            <wp:effectExtent l="0" t="0" r="1905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5F0" w:rsidRDefault="002475F0" w:rsidP="00EB7E1E">
      <w:pPr>
        <w:shd w:val="clear" w:color="auto" w:fill="FFFFFF"/>
        <w:spacing w:before="0" w:after="0" w:line="240" w:lineRule="auto"/>
        <w:rPr>
          <w:rFonts w:ascii="Arial" w:eastAsia="Times New Roman" w:hAnsi="Arial" w:cs="Arial"/>
          <w:color w:val="273B47"/>
          <w:lang w:val="es-MX" w:eastAsia="es-MX"/>
        </w:rPr>
      </w:pPr>
    </w:p>
    <w:p w:rsidR="002475F0" w:rsidRDefault="002475F0" w:rsidP="00EB7E1E">
      <w:pPr>
        <w:shd w:val="clear" w:color="auto" w:fill="FFFFFF"/>
        <w:spacing w:before="0" w:after="0" w:line="240" w:lineRule="auto"/>
        <w:rPr>
          <w:rFonts w:ascii="Arial" w:eastAsia="Times New Roman" w:hAnsi="Arial" w:cs="Arial"/>
          <w:color w:val="273B47"/>
          <w:lang w:val="es-MX" w:eastAsia="es-MX"/>
        </w:rPr>
      </w:pPr>
    </w:p>
    <w:p w:rsidR="002475F0" w:rsidRDefault="002475F0" w:rsidP="00EB7E1E">
      <w:pPr>
        <w:shd w:val="clear" w:color="auto" w:fill="FFFFFF"/>
        <w:spacing w:before="0" w:after="0" w:line="240" w:lineRule="auto"/>
        <w:rPr>
          <w:rFonts w:ascii="Arial" w:eastAsia="Times New Roman" w:hAnsi="Arial" w:cs="Arial"/>
          <w:color w:val="273B47"/>
          <w:lang w:val="es-MX" w:eastAsia="es-MX"/>
        </w:rPr>
      </w:pPr>
    </w:p>
    <w:p w:rsidR="002475F0" w:rsidRDefault="002475F0" w:rsidP="00EB7E1E">
      <w:pPr>
        <w:shd w:val="clear" w:color="auto" w:fill="FFFFFF"/>
        <w:spacing w:before="0" w:after="0" w:line="240" w:lineRule="auto"/>
        <w:rPr>
          <w:rFonts w:ascii="Arial" w:eastAsia="Times New Roman" w:hAnsi="Arial" w:cs="Arial"/>
          <w:color w:val="273B47"/>
          <w:lang w:val="es-MX" w:eastAsia="es-MX"/>
        </w:rPr>
      </w:pPr>
    </w:p>
    <w:p w:rsidR="002475F0" w:rsidRDefault="002475F0" w:rsidP="00EB7E1E">
      <w:pPr>
        <w:shd w:val="clear" w:color="auto" w:fill="FFFFFF"/>
        <w:spacing w:before="0" w:after="0" w:line="240" w:lineRule="auto"/>
        <w:rPr>
          <w:rFonts w:ascii="Arial" w:eastAsia="Times New Roman" w:hAnsi="Arial" w:cs="Arial"/>
          <w:color w:val="273B47"/>
          <w:lang w:val="es-MX" w:eastAsia="es-MX"/>
        </w:rPr>
      </w:pPr>
    </w:p>
    <w:p w:rsidR="002475F0" w:rsidRDefault="002475F0" w:rsidP="00EB7E1E">
      <w:pPr>
        <w:shd w:val="clear" w:color="auto" w:fill="FFFFFF"/>
        <w:spacing w:before="0" w:after="0" w:line="240" w:lineRule="auto"/>
        <w:rPr>
          <w:rFonts w:ascii="Arial" w:eastAsia="Times New Roman" w:hAnsi="Arial" w:cs="Arial"/>
          <w:color w:val="273B47"/>
          <w:lang w:val="es-MX" w:eastAsia="es-MX"/>
        </w:rPr>
      </w:pPr>
    </w:p>
    <w:p w:rsidR="002475F0" w:rsidRDefault="002475F0" w:rsidP="00EB7E1E">
      <w:pPr>
        <w:shd w:val="clear" w:color="auto" w:fill="FFFFFF"/>
        <w:spacing w:before="0" w:after="0" w:line="240" w:lineRule="auto"/>
        <w:rPr>
          <w:rFonts w:ascii="Arial" w:eastAsia="Times New Roman" w:hAnsi="Arial" w:cs="Arial"/>
          <w:color w:val="273B47"/>
          <w:lang w:val="es-MX" w:eastAsia="es-MX"/>
        </w:rPr>
      </w:pPr>
    </w:p>
    <w:p w:rsidR="002475F0" w:rsidRPr="002475F0" w:rsidRDefault="002475F0" w:rsidP="002475F0">
      <w:pPr>
        <w:pStyle w:val="Ttulo1"/>
      </w:pPr>
      <w:r w:rsidRPr="002475F0">
        <w:t>Validación para LogIn LogOut</w:t>
      </w:r>
    </w:p>
    <w:p w:rsidR="002475F0" w:rsidRDefault="002475F0" w:rsidP="00EB7E1E">
      <w:pPr>
        <w:shd w:val="clear" w:color="auto" w:fill="FFFFFF"/>
        <w:spacing w:before="0" w:after="0" w:line="240" w:lineRule="auto"/>
        <w:rPr>
          <w:rFonts w:ascii="Arial" w:eastAsia="Times New Roman" w:hAnsi="Arial" w:cs="Arial"/>
          <w:color w:val="273B47"/>
          <w:lang w:val="es-MX" w:eastAsia="es-MX"/>
        </w:rPr>
      </w:pPr>
    </w:p>
    <w:p w:rsidR="002475F0" w:rsidRPr="002475F0" w:rsidRDefault="002475F0" w:rsidP="002475F0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4A4A4A"/>
          <w:sz w:val="20"/>
          <w:szCs w:val="20"/>
        </w:rPr>
      </w:pPr>
      <w:r w:rsidRPr="002475F0">
        <w:rPr>
          <w:rFonts w:ascii="Arial" w:hAnsi="Arial" w:cs="Arial"/>
          <w:color w:val="4A4A4A"/>
          <w:sz w:val="20"/>
          <w:szCs w:val="20"/>
        </w:rPr>
        <w:t xml:space="preserve">Al fin pude entender el sentido de </w:t>
      </w:r>
      <w:proofErr w:type="spellStart"/>
      <w:r w:rsidRPr="002475F0">
        <w:rPr>
          <w:rFonts w:ascii="Arial" w:hAnsi="Arial" w:cs="Arial"/>
          <w:color w:val="4A4A4A"/>
          <w:sz w:val="20"/>
          <w:szCs w:val="20"/>
        </w:rPr>
        <w:t>Redux</w:t>
      </w:r>
      <w:proofErr w:type="spellEnd"/>
      <w:r w:rsidRPr="002475F0">
        <w:rPr>
          <w:rFonts w:ascii="Arial" w:hAnsi="Arial" w:cs="Arial"/>
          <w:color w:val="4A4A4A"/>
          <w:sz w:val="20"/>
          <w:szCs w:val="20"/>
        </w:rPr>
        <w:t>, definitivamente es necesario practicar e intentar hacer las cosas sin ayuda.</w:t>
      </w:r>
    </w:p>
    <w:p w:rsidR="002475F0" w:rsidRPr="002475F0" w:rsidRDefault="002475F0" w:rsidP="002475F0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4A4A4A"/>
          <w:sz w:val="20"/>
          <w:szCs w:val="20"/>
        </w:rPr>
      </w:pPr>
      <w:r w:rsidRPr="002475F0">
        <w:rPr>
          <w:rFonts w:ascii="Arial" w:hAnsi="Arial" w:cs="Arial"/>
          <w:color w:val="4A4A4A"/>
          <w:sz w:val="20"/>
          <w:szCs w:val="20"/>
        </w:rPr>
        <w:t xml:space="preserve">Básicamente, la función </w:t>
      </w:r>
      <w:proofErr w:type="spellStart"/>
      <w:r w:rsidRPr="002475F0">
        <w:rPr>
          <w:rFonts w:ascii="Arial" w:hAnsi="Arial" w:cs="Arial"/>
          <w:color w:val="4A4A4A"/>
          <w:sz w:val="20"/>
          <w:szCs w:val="20"/>
        </w:rPr>
        <w:t>connect</w:t>
      </w:r>
      <w:proofErr w:type="spellEnd"/>
      <w:r w:rsidRPr="002475F0">
        <w:rPr>
          <w:rFonts w:ascii="Arial" w:hAnsi="Arial" w:cs="Arial"/>
          <w:color w:val="4A4A4A"/>
          <w:sz w:val="20"/>
          <w:szCs w:val="20"/>
        </w:rPr>
        <w:t xml:space="preserve"> recibe dos parámetros</w:t>
      </w:r>
    </w:p>
    <w:p w:rsidR="002475F0" w:rsidRPr="002475F0" w:rsidRDefault="002475F0" w:rsidP="002475F0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4A4A4A"/>
          <w:sz w:val="20"/>
          <w:szCs w:val="20"/>
        </w:rPr>
      </w:pPr>
      <w:proofErr w:type="spellStart"/>
      <w:proofErr w:type="gramStart"/>
      <w:r w:rsidRPr="002475F0">
        <w:rPr>
          <w:rFonts w:ascii="Arial" w:hAnsi="Arial" w:cs="Arial"/>
          <w:color w:val="4A4A4A"/>
          <w:sz w:val="20"/>
          <w:szCs w:val="20"/>
        </w:rPr>
        <w:t>mapStateToProps</w:t>
      </w:r>
      <w:proofErr w:type="spellEnd"/>
      <w:proofErr w:type="gramEnd"/>
      <w:r w:rsidRPr="002475F0">
        <w:rPr>
          <w:rFonts w:ascii="Arial" w:hAnsi="Arial" w:cs="Arial"/>
          <w:color w:val="4A4A4A"/>
          <w:sz w:val="20"/>
          <w:szCs w:val="20"/>
        </w:rPr>
        <w:t xml:space="preserve"> y </w:t>
      </w:r>
      <w:proofErr w:type="spellStart"/>
      <w:r w:rsidRPr="002475F0">
        <w:rPr>
          <w:rFonts w:ascii="Arial" w:hAnsi="Arial" w:cs="Arial"/>
          <w:color w:val="4A4A4A"/>
          <w:sz w:val="20"/>
          <w:szCs w:val="20"/>
        </w:rPr>
        <w:t>mapDispatchToProps</w:t>
      </w:r>
      <w:proofErr w:type="spellEnd"/>
    </w:p>
    <w:p w:rsidR="002475F0" w:rsidRPr="002475F0" w:rsidRDefault="002475F0" w:rsidP="002475F0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4A4A4A"/>
          <w:sz w:val="20"/>
          <w:szCs w:val="20"/>
        </w:rPr>
      </w:pPr>
      <w:r w:rsidRPr="002475F0">
        <w:rPr>
          <w:rFonts w:ascii="Arial" w:hAnsi="Arial" w:cs="Arial"/>
          <w:color w:val="4A4A4A"/>
          <w:sz w:val="20"/>
          <w:szCs w:val="20"/>
        </w:rPr>
        <w:t xml:space="preserve">En palabras resumidas, la primera solicita datos del </w:t>
      </w:r>
      <w:proofErr w:type="gramStart"/>
      <w:r w:rsidRPr="002475F0">
        <w:rPr>
          <w:rFonts w:ascii="Arial" w:hAnsi="Arial" w:cs="Arial"/>
          <w:color w:val="4A4A4A"/>
          <w:sz w:val="20"/>
          <w:szCs w:val="20"/>
        </w:rPr>
        <w:t>store(</w:t>
      </w:r>
      <w:proofErr w:type="gramEnd"/>
      <w:r w:rsidRPr="002475F0">
        <w:rPr>
          <w:rFonts w:ascii="Arial" w:hAnsi="Arial" w:cs="Arial"/>
          <w:color w:val="4A4A4A"/>
          <w:sz w:val="20"/>
          <w:szCs w:val="20"/>
        </w:rPr>
        <w:t>la base de datos)</w:t>
      </w:r>
      <w:r w:rsidRPr="002475F0">
        <w:rPr>
          <w:rFonts w:ascii="Arial" w:hAnsi="Arial" w:cs="Arial"/>
          <w:color w:val="4A4A4A"/>
          <w:sz w:val="20"/>
          <w:szCs w:val="20"/>
        </w:rPr>
        <w:br/>
        <w:t>y el segundo envía datos.</w:t>
      </w:r>
    </w:p>
    <w:p w:rsidR="002475F0" w:rsidRPr="002475F0" w:rsidRDefault="002475F0" w:rsidP="002475F0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4A4A4A"/>
          <w:sz w:val="20"/>
          <w:szCs w:val="20"/>
        </w:rPr>
      </w:pPr>
      <w:r w:rsidRPr="002475F0">
        <w:rPr>
          <w:rFonts w:ascii="Arial" w:hAnsi="Arial" w:cs="Arial"/>
          <w:color w:val="4A4A4A"/>
          <w:sz w:val="20"/>
          <w:szCs w:val="20"/>
        </w:rPr>
        <w:t>Así solamente hay un flujo de datos y todo es más simple. Me exploto la cabeza. Animo para aquellos que aún están batallando</w:t>
      </w:r>
    </w:p>
    <w:p w:rsidR="002475F0" w:rsidRPr="002475F0" w:rsidRDefault="002475F0" w:rsidP="00EB7E1E">
      <w:pPr>
        <w:shd w:val="clear" w:color="auto" w:fill="FFFFFF"/>
        <w:spacing w:before="0" w:after="0" w:line="240" w:lineRule="auto"/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</w:pPr>
    </w:p>
    <w:p w:rsidR="002475F0" w:rsidRPr="002475F0" w:rsidRDefault="002475F0" w:rsidP="00EB7E1E">
      <w:pPr>
        <w:shd w:val="clear" w:color="auto" w:fill="FFFFFF"/>
        <w:spacing w:before="0" w:after="0" w:line="240" w:lineRule="auto"/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</w:pPr>
    </w:p>
    <w:p w:rsidR="002475F0" w:rsidRPr="002475F0" w:rsidRDefault="002475F0" w:rsidP="002475F0">
      <w:pPr>
        <w:spacing w:before="0" w:after="0" w:line="240" w:lineRule="auto"/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</w:pPr>
      <w:r w:rsidRPr="002475F0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 xml:space="preserve">Alguien me podría decir una definición de </w:t>
      </w:r>
      <w:proofErr w:type="spellStart"/>
      <w:r w:rsidRPr="002475F0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>Payload</w:t>
      </w:r>
      <w:proofErr w:type="spellEnd"/>
      <w:r w:rsidRPr="002475F0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>?</w:t>
      </w:r>
    </w:p>
    <w:p w:rsidR="002475F0" w:rsidRPr="002475F0" w:rsidRDefault="002475F0" w:rsidP="002475F0">
      <w:pPr>
        <w:shd w:val="clear" w:color="auto" w:fill="FFFFFF"/>
        <w:spacing w:before="0" w:after="0" w:line="240" w:lineRule="auto"/>
        <w:jc w:val="center"/>
        <w:rPr>
          <w:rFonts w:ascii="Arial" w:eastAsia="Times New Roman" w:hAnsi="Arial" w:cs="Arial"/>
          <w:color w:val="000000"/>
          <w:sz w:val="20"/>
          <w:szCs w:val="20"/>
          <w:lang w:val="es-MX" w:eastAsia="es-MX"/>
        </w:rPr>
      </w:pPr>
    </w:p>
    <w:p w:rsidR="002475F0" w:rsidRPr="002475F0" w:rsidRDefault="002475F0" w:rsidP="002475F0">
      <w:pPr>
        <w:spacing w:before="0" w:after="0" w:line="240" w:lineRule="auto"/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</w:pPr>
      <w:r w:rsidRPr="002475F0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 xml:space="preserve">Básicamente es la data que quieres tratar (actualizar, eliminar, </w:t>
      </w:r>
      <w:proofErr w:type="spellStart"/>
      <w:r w:rsidRPr="002475F0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>etc</w:t>
      </w:r>
      <w:proofErr w:type="spellEnd"/>
      <w:r w:rsidRPr="002475F0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 xml:space="preserve">), tu store va a ir cambiando en base a acciones, esas acciones llevan datos, ese es el </w:t>
      </w:r>
      <w:proofErr w:type="spellStart"/>
      <w:r w:rsidRPr="002475F0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>payload</w:t>
      </w:r>
      <w:proofErr w:type="spellEnd"/>
      <w:r w:rsidRPr="002475F0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>.</w:t>
      </w:r>
    </w:p>
    <w:p w:rsidR="002475F0" w:rsidRDefault="002475F0" w:rsidP="00EB7E1E">
      <w:pPr>
        <w:shd w:val="clear" w:color="auto" w:fill="FFFFFF"/>
        <w:spacing w:before="0" w:after="0" w:line="240" w:lineRule="auto"/>
        <w:rPr>
          <w:rFonts w:ascii="Arial" w:eastAsia="Times New Roman" w:hAnsi="Arial" w:cs="Arial"/>
          <w:color w:val="273B47"/>
          <w:lang w:val="es-MX" w:eastAsia="es-MX"/>
        </w:rPr>
      </w:pPr>
    </w:p>
    <w:p w:rsidR="002475F0" w:rsidRPr="002475F0" w:rsidRDefault="002475F0" w:rsidP="002475F0">
      <w:pPr>
        <w:spacing w:before="0" w:after="0" w:line="240" w:lineRule="auto"/>
        <w:rPr>
          <w:rFonts w:ascii="Times New Roman" w:eastAsia="Times New Roman" w:hAnsi="Times New Roman" w:cs="Times New Roman"/>
          <w:color w:val="4A4A4A"/>
          <w:sz w:val="24"/>
          <w:szCs w:val="24"/>
          <w:lang w:val="es-MX" w:eastAsia="es-MX"/>
        </w:rPr>
      </w:pPr>
      <w:r w:rsidRPr="002475F0">
        <w:rPr>
          <w:rFonts w:ascii="Times New Roman" w:eastAsia="Times New Roman" w:hAnsi="Times New Roman" w:cs="Times New Roman"/>
          <w:color w:val="4A4A4A"/>
          <w:sz w:val="24"/>
          <w:szCs w:val="24"/>
          <w:lang w:val="es-MX" w:eastAsia="es-MX"/>
        </w:rPr>
        <w:t>Reto de autenticar los </w:t>
      </w:r>
      <w:proofErr w:type="spellStart"/>
      <w:r w:rsidRPr="002475F0">
        <w:rPr>
          <w:rFonts w:ascii="Times New Roman" w:eastAsia="Times New Roman" w:hAnsi="Times New Roman" w:cs="Times New Roman"/>
          <w:b/>
          <w:bCs/>
          <w:color w:val="4A4A4A"/>
          <w:sz w:val="24"/>
          <w:szCs w:val="24"/>
          <w:lang w:val="es-MX" w:eastAsia="es-MX"/>
        </w:rPr>
        <w:t>props</w:t>
      </w:r>
      <w:proofErr w:type="spellEnd"/>
      <w:r w:rsidRPr="002475F0">
        <w:rPr>
          <w:rFonts w:ascii="Times New Roman" w:eastAsia="Times New Roman" w:hAnsi="Times New Roman" w:cs="Times New Roman"/>
          <w:color w:val="4A4A4A"/>
          <w:sz w:val="24"/>
          <w:szCs w:val="24"/>
          <w:lang w:val="es-MX" w:eastAsia="es-MX"/>
        </w:rPr>
        <w:t> con los </w:t>
      </w:r>
      <w:proofErr w:type="spellStart"/>
      <w:r w:rsidRPr="002475F0">
        <w:rPr>
          <w:rFonts w:ascii="Times New Roman" w:eastAsia="Times New Roman" w:hAnsi="Times New Roman" w:cs="Times New Roman"/>
          <w:b/>
          <w:bCs/>
          <w:color w:val="4A4A4A"/>
          <w:sz w:val="24"/>
          <w:szCs w:val="24"/>
          <w:lang w:val="es-MX" w:eastAsia="es-MX"/>
        </w:rPr>
        <w:t>propTypes</w:t>
      </w:r>
      <w:proofErr w:type="spellEnd"/>
    </w:p>
    <w:p w:rsidR="002475F0" w:rsidRPr="002475F0" w:rsidRDefault="002475F0" w:rsidP="002475F0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</w:pPr>
      <w:r w:rsidRPr="002475F0">
        <w:rPr>
          <w:rFonts w:ascii="Courier New" w:eastAsia="Times New Roman" w:hAnsi="Courier New" w:cs="Courier New"/>
          <w:color w:val="75715E"/>
          <w:sz w:val="20"/>
          <w:szCs w:val="20"/>
          <w:lang w:val="es-MX" w:eastAsia="es-MX"/>
        </w:rPr>
        <w:t xml:space="preserve">// </w:t>
      </w:r>
      <w:proofErr w:type="gramStart"/>
      <w:r w:rsidRPr="002475F0">
        <w:rPr>
          <w:rFonts w:ascii="Courier New" w:eastAsia="Times New Roman" w:hAnsi="Courier New" w:cs="Courier New"/>
          <w:color w:val="75715E"/>
          <w:sz w:val="20"/>
          <w:szCs w:val="20"/>
          <w:lang w:val="es-MX" w:eastAsia="es-MX"/>
        </w:rPr>
        <w:t>validaciones</w:t>
      </w:r>
      <w:proofErr w:type="gramEnd"/>
      <w:r w:rsidRPr="002475F0">
        <w:rPr>
          <w:rFonts w:ascii="Courier New" w:eastAsia="Times New Roman" w:hAnsi="Courier New" w:cs="Courier New"/>
          <w:color w:val="75715E"/>
          <w:sz w:val="20"/>
          <w:szCs w:val="20"/>
          <w:lang w:val="es-MX" w:eastAsia="es-MX"/>
        </w:rPr>
        <w:t xml:space="preserve"> con </w:t>
      </w:r>
      <w:proofErr w:type="spellStart"/>
      <w:r w:rsidRPr="002475F0">
        <w:rPr>
          <w:rFonts w:ascii="Courier New" w:eastAsia="Times New Roman" w:hAnsi="Courier New" w:cs="Courier New"/>
          <w:color w:val="75715E"/>
          <w:sz w:val="20"/>
          <w:szCs w:val="20"/>
          <w:lang w:val="es-MX" w:eastAsia="es-MX"/>
        </w:rPr>
        <w:t>prop-types</w:t>
      </w:r>
      <w:proofErr w:type="spellEnd"/>
    </w:p>
    <w:p w:rsidR="002475F0" w:rsidRPr="002475F0" w:rsidRDefault="002475F0" w:rsidP="002475F0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</w:pPr>
      <w:proofErr w:type="spellStart"/>
      <w:r w:rsidRPr="002475F0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>Header.propTypes</w:t>
      </w:r>
      <w:proofErr w:type="spellEnd"/>
      <w:r w:rsidRPr="002475F0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 xml:space="preserve"> = {</w:t>
      </w:r>
    </w:p>
    <w:p w:rsidR="002475F0" w:rsidRPr="002475F0" w:rsidRDefault="002475F0" w:rsidP="002475F0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</w:pPr>
      <w:r w:rsidRPr="002475F0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 xml:space="preserve">  </w:t>
      </w:r>
      <w:r w:rsidRPr="002475F0">
        <w:rPr>
          <w:rFonts w:ascii="Courier New" w:eastAsia="Times New Roman" w:hAnsi="Courier New" w:cs="Courier New"/>
          <w:color w:val="75715E"/>
          <w:sz w:val="20"/>
          <w:szCs w:val="20"/>
          <w:lang w:val="es-MX" w:eastAsia="es-MX"/>
        </w:rPr>
        <w:t xml:space="preserve">// </w:t>
      </w:r>
      <w:proofErr w:type="gramStart"/>
      <w:r w:rsidRPr="002475F0">
        <w:rPr>
          <w:rFonts w:ascii="Courier New" w:eastAsia="Times New Roman" w:hAnsi="Courier New" w:cs="Courier New"/>
          <w:color w:val="75715E"/>
          <w:sz w:val="20"/>
          <w:szCs w:val="20"/>
          <w:lang w:val="es-MX" w:eastAsia="es-MX"/>
        </w:rPr>
        <w:t>el</w:t>
      </w:r>
      <w:proofErr w:type="gramEnd"/>
      <w:r w:rsidRPr="002475F0">
        <w:rPr>
          <w:rFonts w:ascii="Courier New" w:eastAsia="Times New Roman" w:hAnsi="Courier New" w:cs="Courier New"/>
          <w:color w:val="75715E"/>
          <w:sz w:val="20"/>
          <w:szCs w:val="20"/>
          <w:lang w:val="es-MX" w:eastAsia="es-MX"/>
        </w:rPr>
        <w:t xml:space="preserve"> </w:t>
      </w:r>
      <w:proofErr w:type="spellStart"/>
      <w:r w:rsidRPr="002475F0">
        <w:rPr>
          <w:rFonts w:ascii="Courier New" w:eastAsia="Times New Roman" w:hAnsi="Courier New" w:cs="Courier New"/>
          <w:color w:val="75715E"/>
          <w:sz w:val="20"/>
          <w:szCs w:val="20"/>
          <w:lang w:val="es-MX" w:eastAsia="es-MX"/>
        </w:rPr>
        <w:t>user</w:t>
      </w:r>
      <w:proofErr w:type="spellEnd"/>
      <w:r w:rsidRPr="002475F0">
        <w:rPr>
          <w:rFonts w:ascii="Courier New" w:eastAsia="Times New Roman" w:hAnsi="Courier New" w:cs="Courier New"/>
          <w:color w:val="75715E"/>
          <w:sz w:val="20"/>
          <w:szCs w:val="20"/>
          <w:lang w:val="es-MX" w:eastAsia="es-MX"/>
        </w:rPr>
        <w:t xml:space="preserve"> debe de ser un objeto</w:t>
      </w:r>
    </w:p>
    <w:p w:rsidR="002475F0" w:rsidRPr="002475F0" w:rsidRDefault="002475F0" w:rsidP="002475F0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</w:pPr>
      <w:r w:rsidRPr="002475F0">
        <w:rPr>
          <w:rFonts w:ascii="Courier New" w:eastAsia="Times New Roman" w:hAnsi="Courier New" w:cs="Courier New"/>
          <w:color w:val="BF79DB"/>
          <w:sz w:val="20"/>
          <w:szCs w:val="20"/>
          <w:lang w:val="es-MX" w:eastAsia="es-MX"/>
        </w:rPr>
        <w:t xml:space="preserve">  </w:t>
      </w:r>
      <w:proofErr w:type="spellStart"/>
      <w:proofErr w:type="gramStart"/>
      <w:r w:rsidRPr="002475F0">
        <w:rPr>
          <w:rFonts w:ascii="Courier New" w:eastAsia="Times New Roman" w:hAnsi="Courier New" w:cs="Courier New"/>
          <w:color w:val="BF79DB"/>
          <w:sz w:val="20"/>
          <w:szCs w:val="20"/>
          <w:lang w:val="es-MX" w:eastAsia="es-MX"/>
        </w:rPr>
        <w:t>user</w:t>
      </w:r>
      <w:proofErr w:type="spellEnd"/>
      <w:proofErr w:type="gramEnd"/>
      <w:r w:rsidRPr="002475F0">
        <w:rPr>
          <w:rFonts w:ascii="Courier New" w:eastAsia="Times New Roman" w:hAnsi="Courier New" w:cs="Courier New"/>
          <w:color w:val="BF79DB"/>
          <w:sz w:val="20"/>
          <w:szCs w:val="20"/>
          <w:lang w:val="es-MX" w:eastAsia="es-MX"/>
        </w:rPr>
        <w:t>:</w:t>
      </w:r>
      <w:r w:rsidRPr="002475F0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 xml:space="preserve"> </w:t>
      </w:r>
      <w:proofErr w:type="spellStart"/>
      <w:r w:rsidRPr="002475F0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>propTypes.object</w:t>
      </w:r>
      <w:proofErr w:type="spellEnd"/>
      <w:r w:rsidRPr="002475F0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>,</w:t>
      </w:r>
    </w:p>
    <w:p w:rsidR="002475F0" w:rsidRPr="002475F0" w:rsidRDefault="002475F0" w:rsidP="002475F0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</w:pPr>
      <w:r w:rsidRPr="002475F0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 xml:space="preserve">  </w:t>
      </w:r>
      <w:r w:rsidRPr="002475F0">
        <w:rPr>
          <w:rFonts w:ascii="Courier New" w:eastAsia="Times New Roman" w:hAnsi="Courier New" w:cs="Courier New"/>
          <w:color w:val="75715E"/>
          <w:sz w:val="20"/>
          <w:szCs w:val="20"/>
          <w:lang w:val="es-MX" w:eastAsia="es-MX"/>
        </w:rPr>
        <w:t xml:space="preserve">// </w:t>
      </w:r>
      <w:proofErr w:type="gramStart"/>
      <w:r w:rsidRPr="002475F0">
        <w:rPr>
          <w:rFonts w:ascii="Courier New" w:eastAsia="Times New Roman" w:hAnsi="Courier New" w:cs="Courier New"/>
          <w:color w:val="75715E"/>
          <w:sz w:val="20"/>
          <w:szCs w:val="20"/>
          <w:lang w:val="es-MX" w:eastAsia="es-MX"/>
        </w:rPr>
        <w:t>el</w:t>
      </w:r>
      <w:proofErr w:type="gramEnd"/>
      <w:r w:rsidRPr="002475F0">
        <w:rPr>
          <w:rFonts w:ascii="Courier New" w:eastAsia="Times New Roman" w:hAnsi="Courier New" w:cs="Courier New"/>
          <w:color w:val="75715E"/>
          <w:sz w:val="20"/>
          <w:szCs w:val="20"/>
          <w:lang w:val="es-MX" w:eastAsia="es-MX"/>
        </w:rPr>
        <w:t xml:space="preserve"> </w:t>
      </w:r>
      <w:proofErr w:type="spellStart"/>
      <w:r w:rsidRPr="002475F0">
        <w:rPr>
          <w:rFonts w:ascii="Courier New" w:eastAsia="Times New Roman" w:hAnsi="Courier New" w:cs="Courier New"/>
          <w:color w:val="75715E"/>
          <w:sz w:val="20"/>
          <w:szCs w:val="20"/>
          <w:lang w:val="es-MX" w:eastAsia="es-MX"/>
        </w:rPr>
        <w:t>logoutRequest</w:t>
      </w:r>
      <w:proofErr w:type="spellEnd"/>
      <w:r w:rsidRPr="002475F0">
        <w:rPr>
          <w:rFonts w:ascii="Courier New" w:eastAsia="Times New Roman" w:hAnsi="Courier New" w:cs="Courier New"/>
          <w:color w:val="75715E"/>
          <w:sz w:val="20"/>
          <w:szCs w:val="20"/>
          <w:lang w:val="es-MX" w:eastAsia="es-MX"/>
        </w:rPr>
        <w:t xml:space="preserve"> debe ser una </w:t>
      </w:r>
      <w:proofErr w:type="spellStart"/>
      <w:r w:rsidRPr="002475F0">
        <w:rPr>
          <w:rFonts w:ascii="Courier New" w:eastAsia="Times New Roman" w:hAnsi="Courier New" w:cs="Courier New"/>
          <w:color w:val="75715E"/>
          <w:sz w:val="20"/>
          <w:szCs w:val="20"/>
          <w:lang w:val="es-MX" w:eastAsia="es-MX"/>
        </w:rPr>
        <w:t>funcion</w:t>
      </w:r>
      <w:proofErr w:type="spellEnd"/>
    </w:p>
    <w:p w:rsidR="002475F0" w:rsidRPr="002475F0" w:rsidRDefault="002475F0" w:rsidP="002475F0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</w:pPr>
      <w:r w:rsidRPr="002475F0">
        <w:rPr>
          <w:rFonts w:ascii="Courier New" w:eastAsia="Times New Roman" w:hAnsi="Courier New" w:cs="Courier New"/>
          <w:color w:val="BF79DB"/>
          <w:sz w:val="20"/>
          <w:szCs w:val="20"/>
          <w:lang w:val="es-MX" w:eastAsia="es-MX"/>
        </w:rPr>
        <w:t xml:space="preserve">  </w:t>
      </w:r>
      <w:proofErr w:type="spellStart"/>
      <w:proofErr w:type="gramStart"/>
      <w:r w:rsidRPr="002475F0">
        <w:rPr>
          <w:rFonts w:ascii="Courier New" w:eastAsia="Times New Roman" w:hAnsi="Courier New" w:cs="Courier New"/>
          <w:color w:val="BF79DB"/>
          <w:sz w:val="20"/>
          <w:szCs w:val="20"/>
          <w:lang w:val="es-MX" w:eastAsia="es-MX"/>
        </w:rPr>
        <w:t>logoutRequest</w:t>
      </w:r>
      <w:proofErr w:type="spellEnd"/>
      <w:proofErr w:type="gramEnd"/>
      <w:r w:rsidRPr="002475F0">
        <w:rPr>
          <w:rFonts w:ascii="Courier New" w:eastAsia="Times New Roman" w:hAnsi="Courier New" w:cs="Courier New"/>
          <w:color w:val="BF79DB"/>
          <w:sz w:val="20"/>
          <w:szCs w:val="20"/>
          <w:lang w:val="es-MX" w:eastAsia="es-MX"/>
        </w:rPr>
        <w:t>:</w:t>
      </w:r>
      <w:r w:rsidRPr="002475F0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 xml:space="preserve"> </w:t>
      </w:r>
      <w:proofErr w:type="spellStart"/>
      <w:r w:rsidRPr="002475F0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>propTypes.func</w:t>
      </w:r>
      <w:proofErr w:type="spellEnd"/>
      <w:r w:rsidRPr="002475F0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>,</w:t>
      </w:r>
    </w:p>
    <w:p w:rsidR="002475F0" w:rsidRPr="002475F0" w:rsidRDefault="002475F0" w:rsidP="002475F0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</w:pPr>
      <w:r w:rsidRPr="002475F0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>};</w:t>
      </w:r>
    </w:p>
    <w:p w:rsidR="002475F0" w:rsidRDefault="002475F0" w:rsidP="002475F0">
      <w:pPr>
        <w:shd w:val="clear" w:color="auto" w:fill="FFFFFF"/>
        <w:spacing w:before="0" w:after="0" w:line="24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val="es-MX" w:eastAsia="es-MX"/>
        </w:rPr>
      </w:pPr>
      <w:r w:rsidRPr="002475F0">
        <w:rPr>
          <w:rFonts w:ascii="Arial" w:eastAsia="Times New Roman" w:hAnsi="Arial" w:cs="Arial"/>
          <w:color w:val="000000"/>
          <w:sz w:val="24"/>
          <w:szCs w:val="24"/>
          <w:lang w:val="es-MX" w:eastAsia="es-MX"/>
        </w:rPr>
        <w:lastRenderedPageBreak/>
        <w:drawing>
          <wp:inline distT="0" distB="0" distL="0" distR="0" wp14:anchorId="1C57220D" wp14:editId="7E21122E">
            <wp:extent cx="4454647" cy="4235450"/>
            <wp:effectExtent l="0" t="0" r="3175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b="2557"/>
                    <a:stretch/>
                  </pic:blipFill>
                  <pic:spPr bwMode="auto">
                    <a:xfrm>
                      <a:off x="0" y="0"/>
                      <a:ext cx="4458300" cy="42389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A6421" w:rsidRDefault="00EA6421" w:rsidP="002475F0">
      <w:pPr>
        <w:shd w:val="clear" w:color="auto" w:fill="FFFFFF"/>
        <w:spacing w:before="0" w:after="0" w:line="24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val="es-MX" w:eastAsia="es-MX"/>
        </w:rPr>
      </w:pPr>
    </w:p>
    <w:p w:rsidR="00EA6421" w:rsidRDefault="00EA6421" w:rsidP="00EA6421">
      <w:pPr>
        <w:shd w:val="clear" w:color="auto" w:fill="FFFFFF"/>
        <w:spacing w:before="0" w:after="0" w:line="240" w:lineRule="auto"/>
        <w:rPr>
          <w:rFonts w:ascii="Arial" w:eastAsia="Times New Roman" w:hAnsi="Arial" w:cs="Arial"/>
          <w:color w:val="273B47"/>
          <w:lang w:val="es-MX" w:eastAsia="es-MX"/>
        </w:rPr>
      </w:pPr>
    </w:p>
    <w:p w:rsidR="00EA6421" w:rsidRPr="00EA6421" w:rsidRDefault="00EA6421" w:rsidP="00EA6421">
      <w:pPr>
        <w:pStyle w:val="Ttulo1"/>
      </w:pPr>
      <w:r w:rsidRPr="00EA6421">
        <w:t>Register</w:t>
      </w:r>
    </w:p>
    <w:p w:rsidR="00EA6421" w:rsidRDefault="00EA6421" w:rsidP="002475F0">
      <w:pPr>
        <w:shd w:val="clear" w:color="auto" w:fill="FFFFFF"/>
        <w:spacing w:before="0" w:after="0" w:line="24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val="es-MX" w:eastAsia="es-MX"/>
        </w:rPr>
      </w:pPr>
      <w:r w:rsidRPr="00EA6421">
        <w:rPr>
          <w:rFonts w:ascii="Arial" w:eastAsia="Times New Roman" w:hAnsi="Arial" w:cs="Arial"/>
          <w:color w:val="000000"/>
          <w:sz w:val="24"/>
          <w:szCs w:val="24"/>
          <w:lang w:val="es-MX" w:eastAsia="es-MX"/>
        </w:rPr>
        <w:drawing>
          <wp:inline distT="0" distB="0" distL="0" distR="0" wp14:anchorId="16E8F8C3" wp14:editId="7C1D94B8">
            <wp:extent cx="4412622" cy="3943350"/>
            <wp:effectExtent l="0" t="0" r="6985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18440" cy="3948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D34" w:rsidRPr="00EA6421" w:rsidRDefault="002D4D34" w:rsidP="002D4D34">
      <w:pPr>
        <w:pStyle w:val="Ttulo1"/>
      </w:pPr>
      <w:r w:rsidRPr="002D4D34">
        <w:lastRenderedPageBreak/>
        <w:t>Register con Redux</w:t>
      </w:r>
    </w:p>
    <w:p w:rsidR="002D4D34" w:rsidRDefault="002D4D34" w:rsidP="002475F0">
      <w:pPr>
        <w:shd w:val="clear" w:color="auto" w:fill="FFFFFF"/>
        <w:spacing w:before="0" w:after="0" w:line="24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val="es-MX" w:eastAsia="es-MX"/>
        </w:rPr>
      </w:pPr>
    </w:p>
    <w:p w:rsidR="002D4D34" w:rsidRDefault="002D4D34" w:rsidP="002475F0">
      <w:pPr>
        <w:shd w:val="clear" w:color="auto" w:fill="FFFFFF"/>
        <w:spacing w:before="0" w:after="0" w:line="24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val="es-MX" w:eastAsia="es-MX"/>
        </w:rPr>
      </w:pPr>
      <w:r w:rsidRPr="002D4D34">
        <w:rPr>
          <w:rFonts w:ascii="Arial" w:eastAsia="Times New Roman" w:hAnsi="Arial" w:cs="Arial"/>
          <w:color w:val="000000"/>
          <w:sz w:val="24"/>
          <w:szCs w:val="24"/>
          <w:lang w:val="es-MX" w:eastAsia="es-MX"/>
        </w:rPr>
        <w:drawing>
          <wp:inline distT="0" distB="0" distL="0" distR="0" wp14:anchorId="3A815484" wp14:editId="4387A408">
            <wp:extent cx="5732145" cy="5233670"/>
            <wp:effectExtent l="0" t="0" r="1905" b="508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523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D34" w:rsidRDefault="002D4D34" w:rsidP="002475F0">
      <w:pPr>
        <w:shd w:val="clear" w:color="auto" w:fill="FFFFFF"/>
        <w:spacing w:before="0" w:after="0" w:line="24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val="es-MX" w:eastAsia="es-MX"/>
        </w:rPr>
      </w:pPr>
    </w:p>
    <w:p w:rsidR="002D4D34" w:rsidRDefault="002D4D34" w:rsidP="002D4D34">
      <w:pPr>
        <w:pStyle w:val="Ttulo2"/>
        <w:shd w:val="clear" w:color="auto" w:fill="FFFFFF"/>
        <w:spacing w:before="0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Falta la parte de mapDispatchToProps</w:t>
      </w:r>
    </w:p>
    <w:p w:rsidR="002D4D34" w:rsidRDefault="002D4D34" w:rsidP="002D4D34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.</w:t>
      </w:r>
    </w:p>
    <w:p w:rsidR="002D4D34" w:rsidRPr="002D4D34" w:rsidRDefault="002D4D34" w:rsidP="002D4D34">
      <w:pPr>
        <w:pStyle w:val="HTMLconformatoprevio"/>
        <w:shd w:val="clear" w:color="auto" w:fill="333333"/>
        <w:rPr>
          <w:rStyle w:val="CdigoHTML"/>
          <w:color w:val="FFFFFF"/>
          <w:lang w:val="en-US"/>
        </w:rPr>
      </w:pPr>
      <w:proofErr w:type="spellStart"/>
      <w:proofErr w:type="gramStart"/>
      <w:r w:rsidRPr="002D4D34">
        <w:rPr>
          <w:rStyle w:val="hljs-title"/>
          <w:b/>
          <w:bCs/>
          <w:color w:val="A6E22E"/>
          <w:lang w:val="en-US"/>
        </w:rPr>
        <w:t>const</w:t>
      </w:r>
      <w:proofErr w:type="spellEnd"/>
      <w:proofErr w:type="gramEnd"/>
      <w:r w:rsidRPr="002D4D34">
        <w:rPr>
          <w:rStyle w:val="CdigoHTML"/>
          <w:color w:val="FFFFFF"/>
          <w:lang w:val="en-US"/>
        </w:rPr>
        <w:t xml:space="preserve"> </w:t>
      </w:r>
      <w:proofErr w:type="spellStart"/>
      <w:r w:rsidRPr="002D4D34">
        <w:rPr>
          <w:rStyle w:val="CdigoHTML"/>
          <w:color w:val="FFFFFF"/>
          <w:lang w:val="en-US"/>
        </w:rPr>
        <w:t>mapDispatchToProps</w:t>
      </w:r>
      <w:proofErr w:type="spellEnd"/>
      <w:r w:rsidRPr="002D4D34">
        <w:rPr>
          <w:rStyle w:val="CdigoHTML"/>
          <w:color w:val="FFFFFF"/>
          <w:lang w:val="en-US"/>
        </w:rPr>
        <w:t xml:space="preserve"> = {</w:t>
      </w:r>
    </w:p>
    <w:p w:rsidR="002D4D34" w:rsidRPr="002D4D34" w:rsidRDefault="002D4D34" w:rsidP="002D4D34">
      <w:pPr>
        <w:pStyle w:val="HTMLconformatoprevio"/>
        <w:shd w:val="clear" w:color="auto" w:fill="333333"/>
        <w:rPr>
          <w:rStyle w:val="CdigoHTML"/>
          <w:color w:val="FFFFFF"/>
          <w:lang w:val="en-US"/>
        </w:rPr>
      </w:pPr>
      <w:r w:rsidRPr="002D4D34">
        <w:rPr>
          <w:rStyle w:val="CdigoHTML"/>
          <w:color w:val="FFFFFF"/>
          <w:lang w:val="en-US"/>
        </w:rPr>
        <w:t xml:space="preserve">  </w:t>
      </w:r>
      <w:proofErr w:type="spellStart"/>
      <w:proofErr w:type="gramStart"/>
      <w:r w:rsidRPr="002D4D34">
        <w:rPr>
          <w:rStyle w:val="CdigoHTML"/>
          <w:color w:val="FFFFFF"/>
          <w:lang w:val="en-US"/>
        </w:rPr>
        <w:t>registerRequest</w:t>
      </w:r>
      <w:proofErr w:type="spellEnd"/>
      <w:proofErr w:type="gramEnd"/>
      <w:r w:rsidRPr="002D4D34">
        <w:rPr>
          <w:rStyle w:val="CdigoHTML"/>
          <w:color w:val="FFFFFF"/>
          <w:lang w:val="en-US"/>
        </w:rPr>
        <w:t>,</w:t>
      </w:r>
    </w:p>
    <w:p w:rsidR="002D4D34" w:rsidRPr="002D4D34" w:rsidRDefault="002D4D34" w:rsidP="002D4D34">
      <w:pPr>
        <w:pStyle w:val="HTMLconformatoprevio"/>
        <w:shd w:val="clear" w:color="auto" w:fill="333333"/>
        <w:rPr>
          <w:rStyle w:val="CdigoHTML"/>
          <w:color w:val="FFFFFF"/>
          <w:lang w:val="en-US"/>
        </w:rPr>
      </w:pPr>
      <w:r w:rsidRPr="002D4D34">
        <w:rPr>
          <w:rStyle w:val="CdigoHTML"/>
          <w:color w:val="FFFFFF"/>
          <w:lang w:val="en-US"/>
        </w:rPr>
        <w:t>};</w:t>
      </w:r>
    </w:p>
    <w:p w:rsidR="002D4D34" w:rsidRPr="002D4D34" w:rsidRDefault="002D4D34" w:rsidP="002D4D34">
      <w:pPr>
        <w:pStyle w:val="HTMLconformatoprevio"/>
        <w:shd w:val="clear" w:color="auto" w:fill="333333"/>
        <w:rPr>
          <w:rStyle w:val="CdigoHTML"/>
          <w:color w:val="FFFFFF"/>
          <w:lang w:val="en-US"/>
        </w:rPr>
      </w:pPr>
    </w:p>
    <w:p w:rsidR="002D4D34" w:rsidRPr="002D4D34" w:rsidRDefault="002D4D34" w:rsidP="002D4D34">
      <w:pPr>
        <w:pStyle w:val="HTMLconformatoprevio"/>
        <w:shd w:val="clear" w:color="auto" w:fill="333333"/>
        <w:rPr>
          <w:rFonts w:ascii="Courier New" w:hAnsi="Courier New" w:cs="Courier New"/>
          <w:color w:val="FFFFFF"/>
          <w:sz w:val="21"/>
          <w:szCs w:val="21"/>
          <w:lang w:val="en-US"/>
        </w:rPr>
      </w:pPr>
      <w:proofErr w:type="gramStart"/>
      <w:r w:rsidRPr="002D4D34">
        <w:rPr>
          <w:rStyle w:val="hljs-title"/>
          <w:b/>
          <w:bCs/>
          <w:color w:val="A6E22E"/>
          <w:lang w:val="en-US"/>
        </w:rPr>
        <w:t>export</w:t>
      </w:r>
      <w:proofErr w:type="gramEnd"/>
      <w:r w:rsidRPr="002D4D34">
        <w:rPr>
          <w:rStyle w:val="CdigoHTML"/>
          <w:color w:val="FFFFFF"/>
          <w:lang w:val="en-US"/>
        </w:rPr>
        <w:t xml:space="preserve"> </w:t>
      </w:r>
      <w:r w:rsidRPr="002D4D34">
        <w:rPr>
          <w:rStyle w:val="hljs-keyword"/>
          <w:b/>
          <w:bCs/>
          <w:color w:val="F92672"/>
          <w:lang w:val="en-US"/>
        </w:rPr>
        <w:t>default</w:t>
      </w:r>
      <w:r w:rsidRPr="002D4D34">
        <w:rPr>
          <w:rStyle w:val="CdigoHTML"/>
          <w:color w:val="FFFFFF"/>
          <w:lang w:val="en-US"/>
        </w:rPr>
        <w:t xml:space="preserve"> connect(</w:t>
      </w:r>
      <w:r w:rsidRPr="002D4D34">
        <w:rPr>
          <w:rStyle w:val="hljs-title"/>
          <w:b/>
          <w:bCs/>
          <w:color w:val="A6E22E"/>
          <w:lang w:val="en-US"/>
        </w:rPr>
        <w:t>null</w:t>
      </w:r>
      <w:r w:rsidRPr="002D4D34">
        <w:rPr>
          <w:rStyle w:val="CdigoHTML"/>
          <w:color w:val="FFFFFF"/>
          <w:lang w:val="en-US"/>
        </w:rPr>
        <w:t xml:space="preserve">, </w:t>
      </w:r>
      <w:proofErr w:type="spellStart"/>
      <w:r w:rsidRPr="002D4D34">
        <w:rPr>
          <w:rStyle w:val="hljs-title"/>
          <w:b/>
          <w:bCs/>
          <w:color w:val="A6E22E"/>
          <w:lang w:val="en-US"/>
        </w:rPr>
        <w:t>mapDispatchToProps</w:t>
      </w:r>
      <w:proofErr w:type="spellEnd"/>
      <w:r w:rsidRPr="002D4D34">
        <w:rPr>
          <w:rStyle w:val="CdigoHTML"/>
          <w:color w:val="FFFFFF"/>
          <w:lang w:val="en-US"/>
        </w:rPr>
        <w:t>)(</w:t>
      </w:r>
      <w:r w:rsidRPr="002D4D34">
        <w:rPr>
          <w:rStyle w:val="hljs-type"/>
          <w:b/>
          <w:bCs/>
          <w:color w:val="A6E22E"/>
          <w:lang w:val="en-US"/>
        </w:rPr>
        <w:t>Register</w:t>
      </w:r>
      <w:r w:rsidRPr="002D4D34">
        <w:rPr>
          <w:rStyle w:val="CdigoHTML"/>
          <w:color w:val="FFFFFF"/>
          <w:lang w:val="en-US"/>
        </w:rPr>
        <w:t>);</w:t>
      </w:r>
    </w:p>
    <w:p w:rsidR="002D4D34" w:rsidRDefault="002D4D34" w:rsidP="002475F0">
      <w:pPr>
        <w:shd w:val="clear" w:color="auto" w:fill="FFFFFF"/>
        <w:spacing w:before="0" w:after="0" w:line="24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val="en-US" w:eastAsia="es-MX"/>
        </w:rPr>
      </w:pPr>
    </w:p>
    <w:p w:rsidR="0082604A" w:rsidRDefault="0082604A" w:rsidP="002475F0">
      <w:pPr>
        <w:shd w:val="clear" w:color="auto" w:fill="FFFFFF"/>
        <w:spacing w:before="0" w:after="0" w:line="24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val="en-US" w:eastAsia="es-MX"/>
        </w:rPr>
      </w:pPr>
    </w:p>
    <w:p w:rsidR="00895343" w:rsidRDefault="00895343" w:rsidP="002475F0">
      <w:pPr>
        <w:shd w:val="clear" w:color="auto" w:fill="FFFFFF"/>
        <w:spacing w:before="0" w:after="0" w:line="24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val="en-US" w:eastAsia="es-MX"/>
        </w:rPr>
      </w:pPr>
    </w:p>
    <w:p w:rsidR="00895343" w:rsidRDefault="00895343" w:rsidP="002475F0">
      <w:pPr>
        <w:shd w:val="clear" w:color="auto" w:fill="FFFFFF"/>
        <w:spacing w:before="0" w:after="0" w:line="24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val="en-US" w:eastAsia="es-MX"/>
        </w:rPr>
      </w:pPr>
    </w:p>
    <w:p w:rsidR="00895343" w:rsidRDefault="00895343" w:rsidP="002475F0">
      <w:pPr>
        <w:shd w:val="clear" w:color="auto" w:fill="FFFFFF"/>
        <w:spacing w:before="0" w:after="0" w:line="24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val="en-US" w:eastAsia="es-MX"/>
        </w:rPr>
      </w:pPr>
    </w:p>
    <w:p w:rsidR="00895343" w:rsidRDefault="00895343" w:rsidP="002475F0">
      <w:pPr>
        <w:shd w:val="clear" w:color="auto" w:fill="FFFFFF"/>
        <w:spacing w:before="0" w:after="0" w:line="24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val="en-US" w:eastAsia="es-MX"/>
        </w:rPr>
      </w:pPr>
    </w:p>
    <w:p w:rsidR="00895343" w:rsidRDefault="00895343" w:rsidP="002475F0">
      <w:pPr>
        <w:shd w:val="clear" w:color="auto" w:fill="FFFFFF"/>
        <w:spacing w:before="0" w:after="0" w:line="24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val="en-US" w:eastAsia="es-MX"/>
        </w:rPr>
      </w:pPr>
    </w:p>
    <w:p w:rsidR="00895343" w:rsidRDefault="00895343" w:rsidP="002475F0">
      <w:pPr>
        <w:shd w:val="clear" w:color="auto" w:fill="FFFFFF"/>
        <w:spacing w:before="0" w:after="0" w:line="24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val="en-US" w:eastAsia="es-MX"/>
        </w:rPr>
      </w:pPr>
    </w:p>
    <w:p w:rsidR="00895343" w:rsidRDefault="00895343" w:rsidP="002475F0">
      <w:pPr>
        <w:shd w:val="clear" w:color="auto" w:fill="FFFFFF"/>
        <w:spacing w:before="0" w:after="0" w:line="24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val="en-US" w:eastAsia="es-MX"/>
        </w:rPr>
      </w:pPr>
    </w:p>
    <w:p w:rsidR="00895343" w:rsidRPr="00895343" w:rsidRDefault="0082604A" w:rsidP="00931E05">
      <w:pPr>
        <w:pStyle w:val="Ttulo1"/>
      </w:pPr>
      <w:r w:rsidRPr="0082604A">
        <w:lastRenderedPageBreak/>
        <w:t>Vista general del player</w:t>
      </w:r>
    </w:p>
    <w:p w:rsidR="0082604A" w:rsidRDefault="00895343" w:rsidP="002475F0">
      <w:pPr>
        <w:shd w:val="clear" w:color="auto" w:fill="FFFFFF"/>
        <w:spacing w:before="0" w:after="0" w:line="24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val="en-US" w:eastAsia="es-MX"/>
        </w:rPr>
      </w:pPr>
      <w:r w:rsidRPr="00895343">
        <w:rPr>
          <w:rFonts w:ascii="Arial" w:eastAsia="Times New Roman" w:hAnsi="Arial" w:cs="Arial"/>
          <w:color w:val="000000"/>
          <w:sz w:val="24"/>
          <w:szCs w:val="24"/>
          <w:lang w:val="en-US" w:eastAsia="es-MX"/>
        </w:rPr>
        <w:drawing>
          <wp:inline distT="0" distB="0" distL="0" distR="0" wp14:anchorId="665C7790" wp14:editId="31066AEA">
            <wp:extent cx="5425910" cy="4115157"/>
            <wp:effectExtent l="0" t="0" r="381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25910" cy="4115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E05" w:rsidRDefault="00931E05" w:rsidP="002475F0">
      <w:pPr>
        <w:shd w:val="clear" w:color="auto" w:fill="FFFFFF"/>
        <w:spacing w:before="0" w:after="0" w:line="24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val="en-US" w:eastAsia="es-MX"/>
        </w:rPr>
      </w:pPr>
    </w:p>
    <w:p w:rsidR="00931E05" w:rsidRDefault="00931E05" w:rsidP="002475F0">
      <w:pPr>
        <w:shd w:val="clear" w:color="auto" w:fill="FFFFFF"/>
        <w:spacing w:before="0" w:after="0" w:line="24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val="en-US" w:eastAsia="es-MX"/>
        </w:rPr>
      </w:pPr>
    </w:p>
    <w:p w:rsidR="00931E05" w:rsidRDefault="00931E05" w:rsidP="002475F0">
      <w:pPr>
        <w:shd w:val="clear" w:color="auto" w:fill="FFFFFF"/>
        <w:spacing w:before="0" w:after="0" w:line="24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val="en-US" w:eastAsia="es-MX"/>
        </w:rPr>
      </w:pPr>
    </w:p>
    <w:p w:rsidR="00931E05" w:rsidRPr="00895343" w:rsidRDefault="00931E05" w:rsidP="00931E05">
      <w:pPr>
        <w:pStyle w:val="Ttulo1"/>
      </w:pPr>
      <w:r w:rsidRPr="00931E05">
        <w:t>Arreglando la funcionalidad del player</w:t>
      </w:r>
    </w:p>
    <w:p w:rsidR="00931E05" w:rsidRPr="00931E05" w:rsidRDefault="00931E05" w:rsidP="002475F0">
      <w:pPr>
        <w:shd w:val="clear" w:color="auto" w:fill="FFFFFF"/>
        <w:spacing w:before="0" w:after="0" w:line="24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val="es-MX" w:eastAsia="es-MX"/>
        </w:rPr>
      </w:pPr>
    </w:p>
    <w:p w:rsidR="00931E05" w:rsidRDefault="00931E05" w:rsidP="002475F0">
      <w:pPr>
        <w:shd w:val="clear" w:color="auto" w:fill="FFFFFF"/>
        <w:spacing w:before="0" w:after="0" w:line="24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val="en-US" w:eastAsia="es-MX"/>
        </w:rPr>
      </w:pPr>
      <w:r w:rsidRPr="00931E05">
        <w:rPr>
          <w:rFonts w:ascii="Arial" w:eastAsia="Times New Roman" w:hAnsi="Arial" w:cs="Arial"/>
          <w:color w:val="000000"/>
          <w:sz w:val="24"/>
          <w:szCs w:val="24"/>
          <w:lang w:val="en-US" w:eastAsia="es-MX"/>
        </w:rPr>
        <w:drawing>
          <wp:inline distT="0" distB="0" distL="0" distR="0" wp14:anchorId="251B5B03" wp14:editId="71CB27C3">
            <wp:extent cx="5732145" cy="2535555"/>
            <wp:effectExtent l="0" t="0" r="1905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53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E05" w:rsidRDefault="00931E05" w:rsidP="002475F0">
      <w:pPr>
        <w:shd w:val="clear" w:color="auto" w:fill="FFFFFF"/>
        <w:spacing w:before="0" w:after="0" w:line="24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val="es-MX" w:eastAsia="es-MX"/>
        </w:rPr>
      </w:pPr>
    </w:p>
    <w:p w:rsidR="00931E05" w:rsidRDefault="00931E05" w:rsidP="00931E05">
      <w:pPr>
        <w:shd w:val="clear" w:color="auto" w:fill="FFFFFF"/>
        <w:spacing w:before="0" w:after="0" w:line="240" w:lineRule="auto"/>
        <w:jc w:val="both"/>
        <w:rPr>
          <w:rFonts w:ascii="Courier New" w:hAnsi="Courier New" w:cs="Courier New"/>
          <w:color w:val="FFFFFF"/>
          <w:sz w:val="21"/>
          <w:szCs w:val="21"/>
          <w:shd w:val="clear" w:color="auto" w:fill="333333"/>
        </w:rPr>
      </w:pPr>
      <w:r>
        <w:rPr>
          <w:rFonts w:ascii="Courier New" w:hAnsi="Courier New" w:cs="Courier New"/>
          <w:color w:val="FFFFFF"/>
          <w:sz w:val="21"/>
          <w:szCs w:val="21"/>
          <w:shd w:val="clear" w:color="auto" w:fill="333333"/>
        </w:rPr>
        <w:t xml:space="preserve">Lo </w:t>
      </w:r>
      <w:r>
        <w:rPr>
          <w:rStyle w:val="hljs-keyword"/>
          <w:rFonts w:ascii="Courier New" w:hAnsi="Courier New" w:cs="Courier New"/>
          <w:b/>
          <w:bCs/>
          <w:color w:val="F92672"/>
          <w:sz w:val="21"/>
          <w:szCs w:val="21"/>
          <w:shd w:val="clear" w:color="auto" w:fill="333333"/>
        </w:rPr>
        <w:t>que</w:t>
      </w:r>
      <w:r>
        <w:rPr>
          <w:rFonts w:ascii="Courier New" w:hAnsi="Courier New" w:cs="Courier New"/>
          <w:color w:val="FFFFFF"/>
          <w:sz w:val="21"/>
          <w:szCs w:val="21"/>
          <w:shd w:val="clear" w:color="auto" w:fill="333333"/>
        </w:rPr>
        <w:t xml:space="preserve"> hicimos fue enviar a nuestro </w:t>
      </w:r>
      <w:proofErr w:type="spellStart"/>
      <w:r>
        <w:rPr>
          <w:rFonts w:ascii="Courier New" w:hAnsi="Courier New" w:cs="Courier New"/>
          <w:color w:val="FFFFFF"/>
          <w:sz w:val="21"/>
          <w:szCs w:val="21"/>
          <w:shd w:val="clear" w:color="auto" w:fill="333333"/>
        </w:rPr>
        <w:t>player</w:t>
      </w:r>
      <w:proofErr w:type="spellEnd"/>
      <w:r>
        <w:rPr>
          <w:rFonts w:ascii="Courier New" w:hAnsi="Courier New" w:cs="Courier New"/>
          <w:color w:val="FFFFFF"/>
          <w:sz w:val="21"/>
          <w:szCs w:val="21"/>
          <w:shd w:val="clear" w:color="auto" w:fill="333333"/>
        </w:rPr>
        <w:t xml:space="preserve"> un id </w:t>
      </w:r>
      <w:r>
        <w:rPr>
          <w:rStyle w:val="hljs-keyword"/>
          <w:rFonts w:ascii="Courier New" w:hAnsi="Courier New" w:cs="Courier New"/>
          <w:b/>
          <w:bCs/>
          <w:color w:val="F92672"/>
          <w:sz w:val="21"/>
          <w:szCs w:val="21"/>
          <w:shd w:val="clear" w:color="auto" w:fill="333333"/>
        </w:rPr>
        <w:t>que</w:t>
      </w:r>
      <w:r>
        <w:rPr>
          <w:rFonts w:ascii="Courier New" w:hAnsi="Courier New" w:cs="Courier New"/>
          <w:color w:val="FFFFFF"/>
          <w:sz w:val="21"/>
          <w:szCs w:val="21"/>
          <w:shd w:val="clear" w:color="auto" w:fill="333333"/>
        </w:rPr>
        <w:t xml:space="preserve"> </w:t>
      </w:r>
      <w:r>
        <w:rPr>
          <w:rStyle w:val="hljs-keyword"/>
          <w:rFonts w:ascii="Courier New" w:hAnsi="Courier New" w:cs="Courier New"/>
          <w:b/>
          <w:bCs/>
          <w:color w:val="F92672"/>
          <w:sz w:val="21"/>
          <w:szCs w:val="21"/>
          <w:shd w:val="clear" w:color="auto" w:fill="333333"/>
        </w:rPr>
        <w:t>se</w:t>
      </w:r>
      <w:r>
        <w:rPr>
          <w:rFonts w:ascii="Courier New" w:hAnsi="Courier New" w:cs="Courier New"/>
          <w:color w:val="FFFFFF"/>
          <w:sz w:val="21"/>
          <w:szCs w:val="21"/>
          <w:shd w:val="clear" w:color="auto" w:fill="333333"/>
        </w:rPr>
        <w:t xml:space="preserve"> obtiene del </w:t>
      </w:r>
      <w:proofErr w:type="spellStart"/>
      <w:r>
        <w:rPr>
          <w:rFonts w:ascii="Courier New" w:hAnsi="Courier New" w:cs="Courier New"/>
          <w:color w:val="FFFFFF"/>
          <w:sz w:val="21"/>
          <w:szCs w:val="21"/>
          <w:shd w:val="clear" w:color="auto" w:fill="333333"/>
        </w:rPr>
        <w:t>render</w:t>
      </w:r>
      <w:proofErr w:type="spellEnd"/>
      <w:r>
        <w:rPr>
          <w:rFonts w:ascii="Courier New" w:hAnsi="Courier New" w:cs="Courier New"/>
          <w:color w:val="FFFFFF"/>
          <w:sz w:val="21"/>
          <w:szCs w:val="21"/>
          <w:shd w:val="clear" w:color="auto" w:fill="333333"/>
        </w:rPr>
        <w:t xml:space="preserve"> </w:t>
      </w:r>
      <w:r>
        <w:rPr>
          <w:rStyle w:val="hljs-keyword"/>
          <w:rFonts w:ascii="Courier New" w:hAnsi="Courier New" w:cs="Courier New"/>
          <w:b/>
          <w:bCs/>
          <w:color w:val="F92672"/>
          <w:sz w:val="21"/>
          <w:szCs w:val="21"/>
          <w:shd w:val="clear" w:color="auto" w:fill="333333"/>
        </w:rPr>
        <w:t>que</w:t>
      </w:r>
      <w:r>
        <w:rPr>
          <w:rFonts w:ascii="Courier New" w:hAnsi="Courier New" w:cs="Courier New"/>
          <w:color w:val="FFFFFF"/>
          <w:sz w:val="21"/>
          <w:szCs w:val="21"/>
          <w:shd w:val="clear" w:color="auto" w:fill="333333"/>
        </w:rPr>
        <w:t xml:space="preserve"> </w:t>
      </w:r>
      <w:r>
        <w:rPr>
          <w:rStyle w:val="hljs-keyword"/>
          <w:rFonts w:ascii="Courier New" w:hAnsi="Courier New" w:cs="Courier New"/>
          <w:b/>
          <w:bCs/>
          <w:color w:val="F92672"/>
          <w:sz w:val="21"/>
          <w:szCs w:val="21"/>
          <w:shd w:val="clear" w:color="auto" w:fill="333333"/>
        </w:rPr>
        <w:t>se</w:t>
      </w:r>
      <w:r>
        <w:rPr>
          <w:rFonts w:ascii="Courier New" w:hAnsi="Courier New" w:cs="Courier New"/>
          <w:color w:val="FFFFFF"/>
          <w:sz w:val="21"/>
          <w:szCs w:val="21"/>
          <w:shd w:val="clear" w:color="auto" w:fill="333333"/>
        </w:rPr>
        <w:t xml:space="preserve"> hace </w:t>
      </w:r>
      <w:r>
        <w:rPr>
          <w:rStyle w:val="hljs-keyword"/>
          <w:rFonts w:ascii="Courier New" w:hAnsi="Courier New" w:cs="Courier New"/>
          <w:b/>
          <w:bCs/>
          <w:color w:val="F92672"/>
          <w:sz w:val="21"/>
          <w:szCs w:val="21"/>
          <w:shd w:val="clear" w:color="auto" w:fill="333333"/>
        </w:rPr>
        <w:t>de</w:t>
      </w:r>
      <w:r>
        <w:rPr>
          <w:rFonts w:ascii="Courier New" w:hAnsi="Courier New" w:cs="Courier New"/>
          <w:color w:val="FFFFFF"/>
          <w:sz w:val="21"/>
          <w:szCs w:val="21"/>
          <w:shd w:val="clear" w:color="auto" w:fill="333333"/>
        </w:rPr>
        <w:t xml:space="preserve"> los elementos para cada uno </w:t>
      </w:r>
      <w:r>
        <w:rPr>
          <w:rStyle w:val="hljs-keyword"/>
          <w:rFonts w:ascii="Courier New" w:hAnsi="Courier New" w:cs="Courier New"/>
          <w:b/>
          <w:bCs/>
          <w:color w:val="F92672"/>
          <w:sz w:val="21"/>
          <w:szCs w:val="21"/>
          <w:shd w:val="clear" w:color="auto" w:fill="333333"/>
        </w:rPr>
        <w:t>de</w:t>
      </w:r>
      <w:r>
        <w:rPr>
          <w:rFonts w:ascii="Courier New" w:hAnsi="Courier New" w:cs="Courier New"/>
          <w:color w:val="FFFFFF"/>
          <w:sz w:val="21"/>
          <w:szCs w:val="21"/>
          <w:shd w:val="clear" w:color="auto" w:fill="333333"/>
        </w:rPr>
        <w:t xml:space="preserve"> los </w:t>
      </w:r>
      <w:proofErr w:type="spellStart"/>
      <w:r>
        <w:rPr>
          <w:rFonts w:ascii="Courier New" w:hAnsi="Courier New" w:cs="Courier New"/>
          <w:color w:val="FFFFFF"/>
          <w:sz w:val="21"/>
          <w:szCs w:val="21"/>
          <w:shd w:val="clear" w:color="auto" w:fill="333333"/>
        </w:rPr>
        <w:t>items</w:t>
      </w:r>
      <w:proofErr w:type="spellEnd"/>
      <w:r>
        <w:rPr>
          <w:rFonts w:ascii="Courier New" w:hAnsi="Courier New" w:cs="Courier New"/>
          <w:color w:val="FFFFFF"/>
          <w:sz w:val="21"/>
          <w:szCs w:val="21"/>
          <w:shd w:val="clear" w:color="auto" w:fill="333333"/>
        </w:rPr>
        <w:t xml:space="preserve"> del </w:t>
      </w:r>
      <w:proofErr w:type="spellStart"/>
      <w:r>
        <w:rPr>
          <w:rFonts w:ascii="Courier New" w:hAnsi="Courier New" w:cs="Courier New"/>
          <w:color w:val="FFFFFF"/>
          <w:sz w:val="21"/>
          <w:szCs w:val="21"/>
          <w:shd w:val="clear" w:color="auto" w:fill="333333"/>
        </w:rPr>
        <w:t>carousel</w:t>
      </w:r>
      <w:proofErr w:type="spellEnd"/>
      <w:r>
        <w:rPr>
          <w:rFonts w:ascii="Courier New" w:hAnsi="Courier New" w:cs="Courier New"/>
          <w:color w:val="FFFFFF"/>
          <w:sz w:val="21"/>
          <w:szCs w:val="21"/>
          <w:shd w:val="clear" w:color="auto" w:fill="333333"/>
        </w:rPr>
        <w:t xml:space="preserve"> y </w:t>
      </w:r>
      <w:r>
        <w:rPr>
          <w:rStyle w:val="hljs-keyword"/>
          <w:rFonts w:ascii="Courier New" w:hAnsi="Courier New" w:cs="Courier New"/>
          <w:b/>
          <w:bCs/>
          <w:color w:val="F92672"/>
          <w:sz w:val="21"/>
          <w:szCs w:val="21"/>
          <w:shd w:val="clear" w:color="auto" w:fill="333333"/>
        </w:rPr>
        <w:t>de</w:t>
      </w:r>
      <w:r>
        <w:rPr>
          <w:rFonts w:ascii="Courier New" w:hAnsi="Courier New" w:cs="Courier New"/>
          <w:color w:val="FFFFFF"/>
          <w:sz w:val="21"/>
          <w:szCs w:val="21"/>
          <w:shd w:val="clear" w:color="auto" w:fill="333333"/>
        </w:rPr>
        <w:t xml:space="preserve"> esta manera transmitimos el id a nuestra </w:t>
      </w:r>
      <w:proofErr w:type="spellStart"/>
      <w:r>
        <w:rPr>
          <w:rFonts w:ascii="Courier New" w:hAnsi="Courier New" w:cs="Courier New"/>
          <w:color w:val="FFFFFF"/>
          <w:sz w:val="21"/>
          <w:szCs w:val="21"/>
          <w:shd w:val="clear" w:color="auto" w:fill="333333"/>
        </w:rPr>
        <w:t>url</w:t>
      </w:r>
      <w:proofErr w:type="spellEnd"/>
      <w:r>
        <w:rPr>
          <w:rFonts w:ascii="Courier New" w:hAnsi="Courier New" w:cs="Courier New"/>
          <w:color w:val="FFFFFF"/>
          <w:sz w:val="21"/>
          <w:szCs w:val="21"/>
          <w:shd w:val="clear" w:color="auto" w:fill="333333"/>
        </w:rPr>
        <w:t xml:space="preserve"> y </w:t>
      </w:r>
      <w:proofErr w:type="spellStart"/>
      <w:r>
        <w:rPr>
          <w:rFonts w:ascii="Courier New" w:hAnsi="Courier New" w:cs="Courier New"/>
          <w:color w:val="FFFFFF"/>
          <w:sz w:val="21"/>
          <w:szCs w:val="21"/>
          <w:shd w:val="clear" w:color="auto" w:fill="333333"/>
        </w:rPr>
        <w:t>ahi</w:t>
      </w:r>
      <w:proofErr w:type="spellEnd"/>
      <w:r>
        <w:rPr>
          <w:rFonts w:ascii="Courier New" w:hAnsi="Courier New" w:cs="Courier New"/>
          <w:color w:val="FFFFFF"/>
          <w:sz w:val="21"/>
          <w:szCs w:val="21"/>
          <w:shd w:val="clear" w:color="auto" w:fill="333333"/>
        </w:rPr>
        <w:t xml:space="preserve"> capturamos este valor para saber </w:t>
      </w:r>
      <w:proofErr w:type="spellStart"/>
      <w:r>
        <w:rPr>
          <w:rFonts w:ascii="Courier New" w:hAnsi="Courier New" w:cs="Courier New"/>
          <w:color w:val="FFFFFF"/>
          <w:sz w:val="21"/>
          <w:szCs w:val="21"/>
          <w:shd w:val="clear" w:color="auto" w:fill="333333"/>
        </w:rPr>
        <w:t>cual</w:t>
      </w:r>
      <w:proofErr w:type="spellEnd"/>
      <w:r>
        <w:rPr>
          <w:rFonts w:ascii="Courier New" w:hAnsi="Courier New" w:cs="Courier New"/>
          <w:color w:val="FFFFFF"/>
          <w:sz w:val="21"/>
          <w:szCs w:val="21"/>
          <w:shd w:val="clear" w:color="auto" w:fill="333333"/>
        </w:rPr>
        <w:t xml:space="preserve"> es el video </w:t>
      </w:r>
      <w:r>
        <w:rPr>
          <w:rStyle w:val="hljs-keyword"/>
          <w:rFonts w:ascii="Courier New" w:hAnsi="Courier New" w:cs="Courier New"/>
          <w:b/>
          <w:bCs/>
          <w:color w:val="F92672"/>
          <w:sz w:val="21"/>
          <w:szCs w:val="21"/>
          <w:shd w:val="clear" w:color="auto" w:fill="333333"/>
        </w:rPr>
        <w:t>que</w:t>
      </w:r>
      <w:r>
        <w:rPr>
          <w:rFonts w:ascii="Courier New" w:hAnsi="Courier New" w:cs="Courier New"/>
          <w:color w:val="FFFFFF"/>
          <w:sz w:val="21"/>
          <w:szCs w:val="21"/>
          <w:shd w:val="clear" w:color="auto" w:fill="333333"/>
        </w:rPr>
        <w:t xml:space="preserve"> corresponde a ese id y poder </w:t>
      </w:r>
      <w:r>
        <w:rPr>
          <w:rFonts w:ascii="Courier New" w:hAnsi="Courier New" w:cs="Courier New"/>
          <w:color w:val="FFFFFF"/>
          <w:sz w:val="21"/>
          <w:szCs w:val="21"/>
          <w:shd w:val="clear" w:color="auto" w:fill="333333"/>
        </w:rPr>
        <w:lastRenderedPageBreak/>
        <w:t xml:space="preserve">presentarlo </w:t>
      </w:r>
      <w:r>
        <w:rPr>
          <w:rStyle w:val="hljs-keyword"/>
          <w:rFonts w:ascii="Courier New" w:hAnsi="Courier New" w:cs="Courier New"/>
          <w:b/>
          <w:bCs/>
          <w:color w:val="F92672"/>
          <w:sz w:val="21"/>
          <w:szCs w:val="21"/>
          <w:shd w:val="clear" w:color="auto" w:fill="333333"/>
        </w:rPr>
        <w:t>en</w:t>
      </w:r>
      <w:r>
        <w:rPr>
          <w:rFonts w:ascii="Courier New" w:hAnsi="Courier New" w:cs="Courier New"/>
          <w:color w:val="FFFFFF"/>
          <w:sz w:val="21"/>
          <w:szCs w:val="21"/>
          <w:shd w:val="clear" w:color="auto" w:fill="333333"/>
        </w:rPr>
        <w:t xml:space="preserve"> el reproductor. </w:t>
      </w:r>
      <w:proofErr w:type="spellStart"/>
      <w:r>
        <w:rPr>
          <w:rFonts w:ascii="Courier New" w:hAnsi="Courier New" w:cs="Courier New"/>
          <w:color w:val="FFFFFF"/>
          <w:sz w:val="21"/>
          <w:szCs w:val="21"/>
          <w:shd w:val="clear" w:color="auto" w:fill="333333"/>
        </w:rPr>
        <w:t>Despues</w:t>
      </w:r>
      <w:proofErr w:type="spellEnd"/>
      <w:r>
        <w:rPr>
          <w:rFonts w:ascii="Courier New" w:hAnsi="Courier New" w:cs="Courier New"/>
          <w:color w:val="FFFFFF"/>
          <w:sz w:val="21"/>
          <w:szCs w:val="21"/>
          <w:shd w:val="clear" w:color="auto" w:fill="333333"/>
        </w:rPr>
        <w:t xml:space="preserve"> importamos los estilos. </w:t>
      </w:r>
      <w:proofErr w:type="spellStart"/>
      <w:proofErr w:type="gramStart"/>
      <w:r>
        <w:rPr>
          <w:rFonts w:ascii="Courier New" w:hAnsi="Courier New" w:cs="Courier New"/>
          <w:color w:val="FFFFFF"/>
          <w:sz w:val="21"/>
          <w:szCs w:val="21"/>
          <w:shd w:val="clear" w:color="auto" w:fill="333333"/>
        </w:rPr>
        <w:t>import</w:t>
      </w:r>
      <w:proofErr w:type="spellEnd"/>
      <w:proofErr w:type="gramEnd"/>
      <w:r>
        <w:rPr>
          <w:rFonts w:ascii="Courier New" w:hAnsi="Courier New" w:cs="Courier New"/>
          <w:color w:val="FFFFFF"/>
          <w:sz w:val="21"/>
          <w:szCs w:val="21"/>
          <w:shd w:val="clear" w:color="auto" w:fill="333333"/>
        </w:rPr>
        <w:t xml:space="preserve"> '../</w:t>
      </w:r>
      <w:proofErr w:type="spellStart"/>
      <w:r>
        <w:rPr>
          <w:rFonts w:ascii="Courier New" w:hAnsi="Courier New" w:cs="Courier New"/>
          <w:color w:val="FFFFFF"/>
          <w:sz w:val="21"/>
          <w:szCs w:val="21"/>
          <w:shd w:val="clear" w:color="auto" w:fill="333333"/>
        </w:rPr>
        <w:t>assets</w:t>
      </w:r>
      <w:proofErr w:type="spellEnd"/>
      <w:r>
        <w:rPr>
          <w:rFonts w:ascii="Courier New" w:hAnsi="Courier New" w:cs="Courier New"/>
          <w:color w:val="FFFFFF"/>
          <w:sz w:val="21"/>
          <w:szCs w:val="21"/>
          <w:shd w:val="clear" w:color="auto" w:fill="333333"/>
        </w:rPr>
        <w:t>/</w:t>
      </w:r>
      <w:proofErr w:type="spellStart"/>
      <w:r>
        <w:rPr>
          <w:rFonts w:ascii="Courier New" w:hAnsi="Courier New" w:cs="Courier New"/>
          <w:color w:val="FFFFFF"/>
          <w:sz w:val="21"/>
          <w:szCs w:val="21"/>
          <w:shd w:val="clear" w:color="auto" w:fill="333333"/>
        </w:rPr>
        <w:t>styles</w:t>
      </w:r>
      <w:proofErr w:type="spellEnd"/>
      <w:r>
        <w:rPr>
          <w:rFonts w:ascii="Courier New" w:hAnsi="Courier New" w:cs="Courier New"/>
          <w:color w:val="FFFFFF"/>
          <w:sz w:val="21"/>
          <w:szCs w:val="21"/>
          <w:shd w:val="clear" w:color="auto" w:fill="333333"/>
        </w:rPr>
        <w:t>/</w:t>
      </w:r>
      <w:proofErr w:type="spellStart"/>
      <w:r>
        <w:rPr>
          <w:rFonts w:ascii="Courier New" w:hAnsi="Courier New" w:cs="Courier New"/>
          <w:color w:val="FFFFFF"/>
          <w:sz w:val="21"/>
          <w:szCs w:val="21"/>
          <w:shd w:val="clear" w:color="auto" w:fill="333333"/>
        </w:rPr>
        <w:t>components</w:t>
      </w:r>
      <w:proofErr w:type="spellEnd"/>
      <w:r>
        <w:rPr>
          <w:rFonts w:ascii="Courier New" w:hAnsi="Courier New" w:cs="Courier New"/>
          <w:color w:val="FFFFFF"/>
          <w:sz w:val="21"/>
          <w:szCs w:val="21"/>
          <w:shd w:val="clear" w:color="auto" w:fill="333333"/>
        </w:rPr>
        <w:t>/</w:t>
      </w:r>
      <w:proofErr w:type="spellStart"/>
      <w:r>
        <w:rPr>
          <w:rFonts w:ascii="Courier New" w:hAnsi="Courier New" w:cs="Courier New"/>
          <w:color w:val="FFFFFF"/>
          <w:sz w:val="21"/>
          <w:szCs w:val="21"/>
          <w:shd w:val="clear" w:color="auto" w:fill="333333"/>
        </w:rPr>
        <w:t>Player.scss</w:t>
      </w:r>
      <w:proofErr w:type="spellEnd"/>
      <w:r>
        <w:rPr>
          <w:rFonts w:ascii="Courier New" w:hAnsi="Courier New" w:cs="Courier New"/>
          <w:color w:val="FFFFFF"/>
          <w:sz w:val="21"/>
          <w:szCs w:val="21"/>
          <w:shd w:val="clear" w:color="auto" w:fill="333333"/>
        </w:rPr>
        <w:t xml:space="preserve">'; Quitamos el </w:t>
      </w:r>
      <w:proofErr w:type="spellStart"/>
      <w:r>
        <w:rPr>
          <w:rFonts w:ascii="Courier New" w:hAnsi="Courier New" w:cs="Courier New"/>
          <w:color w:val="FFFFFF"/>
          <w:sz w:val="21"/>
          <w:szCs w:val="21"/>
          <w:shd w:val="clear" w:color="auto" w:fill="333333"/>
        </w:rPr>
        <w:t>typo</w:t>
      </w:r>
      <w:proofErr w:type="spellEnd"/>
      <w:r>
        <w:rPr>
          <w:rFonts w:ascii="Courier New" w:hAnsi="Courier New" w:cs="Courier New"/>
          <w:color w:val="FFFFFF"/>
          <w:sz w:val="21"/>
          <w:szCs w:val="21"/>
          <w:shd w:val="clear" w:color="auto" w:fill="333333"/>
        </w:rPr>
        <w:t xml:space="preserve"> </w:t>
      </w:r>
      <w:r>
        <w:rPr>
          <w:rStyle w:val="hljs-keyword"/>
          <w:rFonts w:ascii="Courier New" w:hAnsi="Courier New" w:cs="Courier New"/>
          <w:b/>
          <w:bCs/>
          <w:color w:val="F92672"/>
          <w:sz w:val="21"/>
          <w:szCs w:val="21"/>
          <w:shd w:val="clear" w:color="auto" w:fill="333333"/>
        </w:rPr>
        <w:t>que</w:t>
      </w:r>
      <w:r>
        <w:rPr>
          <w:rFonts w:ascii="Courier New" w:hAnsi="Courier New" w:cs="Courier New"/>
          <w:color w:val="FFFFFF"/>
          <w:sz w:val="21"/>
          <w:szCs w:val="21"/>
          <w:shd w:val="clear" w:color="auto" w:fill="333333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1"/>
          <w:szCs w:val="21"/>
          <w:shd w:val="clear" w:color="auto" w:fill="333333"/>
        </w:rPr>
        <w:t>teniamos</w:t>
      </w:r>
      <w:proofErr w:type="spellEnd"/>
      <w:r>
        <w:rPr>
          <w:rFonts w:ascii="Courier New" w:hAnsi="Courier New" w:cs="Courier New"/>
          <w:color w:val="FFFFFF"/>
          <w:sz w:val="21"/>
          <w:szCs w:val="21"/>
          <w:shd w:val="clear" w:color="auto" w:fill="333333"/>
        </w:rPr>
        <w:t xml:space="preserve"> </w:t>
      </w:r>
      <w:r>
        <w:rPr>
          <w:rStyle w:val="hljs-keyword"/>
          <w:rFonts w:ascii="Courier New" w:hAnsi="Courier New" w:cs="Courier New"/>
          <w:b/>
          <w:bCs/>
          <w:color w:val="F92672"/>
          <w:sz w:val="21"/>
          <w:szCs w:val="21"/>
          <w:shd w:val="clear" w:color="auto" w:fill="333333"/>
        </w:rPr>
        <w:t>en</w:t>
      </w:r>
      <w:r>
        <w:rPr>
          <w:rFonts w:ascii="Courier New" w:hAnsi="Courier New" w:cs="Courier New"/>
          <w:color w:val="FFFFFF"/>
          <w:sz w:val="21"/>
          <w:szCs w:val="21"/>
          <w:shd w:val="clear" w:color="auto" w:fill="333333"/>
        </w:rPr>
        <w:t xml:space="preserve"> </w:t>
      </w:r>
      <w:r>
        <w:rPr>
          <w:rStyle w:val="hljs-keyword"/>
          <w:rFonts w:ascii="Courier New" w:hAnsi="Courier New" w:cs="Courier New"/>
          <w:b/>
          <w:bCs/>
          <w:color w:val="F92672"/>
          <w:sz w:val="21"/>
          <w:szCs w:val="21"/>
          <w:shd w:val="clear" w:color="auto" w:fill="333333"/>
        </w:rPr>
        <w:t>la</w:t>
      </w:r>
      <w:r>
        <w:rPr>
          <w:rFonts w:ascii="Courier New" w:hAnsi="Courier New" w:cs="Courier New"/>
          <w:color w:val="FFFFFF"/>
          <w:sz w:val="21"/>
          <w:szCs w:val="21"/>
          <w:shd w:val="clear" w:color="auto" w:fill="333333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1"/>
          <w:szCs w:val="21"/>
          <w:shd w:val="clear" w:color="auto" w:fill="333333"/>
        </w:rPr>
        <w:t>className</w:t>
      </w:r>
      <w:proofErr w:type="spellEnd"/>
      <w:r>
        <w:rPr>
          <w:rFonts w:ascii="Courier New" w:hAnsi="Courier New" w:cs="Courier New"/>
          <w:color w:val="FFFFFF"/>
          <w:sz w:val="21"/>
          <w:szCs w:val="21"/>
          <w:shd w:val="clear" w:color="auto" w:fill="333333"/>
        </w:rPr>
        <w:t xml:space="preserve"> &lt;div </w:t>
      </w:r>
      <w:proofErr w:type="spellStart"/>
      <w:r>
        <w:rPr>
          <w:rFonts w:ascii="Courier New" w:hAnsi="Courier New" w:cs="Courier New"/>
          <w:color w:val="FFFFFF"/>
          <w:sz w:val="21"/>
          <w:szCs w:val="21"/>
          <w:shd w:val="clear" w:color="auto" w:fill="333333"/>
        </w:rPr>
        <w:t>className</w:t>
      </w:r>
      <w:proofErr w:type="spellEnd"/>
      <w:r>
        <w:rPr>
          <w:rFonts w:ascii="Courier New" w:hAnsi="Courier New" w:cs="Courier New"/>
          <w:color w:val="FFFFFF"/>
          <w:sz w:val="21"/>
          <w:szCs w:val="21"/>
          <w:shd w:val="clear" w:color="auto" w:fill="333333"/>
        </w:rPr>
        <w:t>=</w:t>
      </w:r>
      <w:r>
        <w:rPr>
          <w:rStyle w:val="hljs-string"/>
          <w:rFonts w:ascii="Courier New" w:hAnsi="Courier New" w:cs="Courier New"/>
          <w:color w:val="A6E22E"/>
          <w:sz w:val="21"/>
          <w:szCs w:val="21"/>
          <w:shd w:val="clear" w:color="auto" w:fill="333333"/>
        </w:rPr>
        <w:t>"Player-back"</w:t>
      </w:r>
      <w:r>
        <w:rPr>
          <w:rFonts w:ascii="Courier New" w:hAnsi="Courier New" w:cs="Courier New"/>
          <w:color w:val="FFFFFF"/>
          <w:sz w:val="21"/>
          <w:szCs w:val="21"/>
          <w:shd w:val="clear" w:color="auto" w:fill="333333"/>
        </w:rPr>
        <w:t xml:space="preserve">&gt; y </w:t>
      </w:r>
      <w:r>
        <w:rPr>
          <w:rStyle w:val="hljs-keyword"/>
          <w:rFonts w:ascii="Courier New" w:hAnsi="Courier New" w:cs="Courier New"/>
          <w:b/>
          <w:bCs/>
          <w:color w:val="F92672"/>
          <w:sz w:val="21"/>
          <w:szCs w:val="21"/>
          <w:shd w:val="clear" w:color="auto" w:fill="333333"/>
        </w:rPr>
        <w:t>en</w:t>
      </w:r>
      <w:r>
        <w:rPr>
          <w:rFonts w:ascii="Courier New" w:hAnsi="Courier New" w:cs="Courier New"/>
          <w:color w:val="FFFFFF"/>
          <w:sz w:val="21"/>
          <w:szCs w:val="21"/>
          <w:shd w:val="clear" w:color="auto" w:fill="333333"/>
        </w:rPr>
        <w:t xml:space="preserve"> el </w:t>
      </w:r>
      <w:proofErr w:type="spellStart"/>
      <w:r>
        <w:rPr>
          <w:rFonts w:ascii="Courier New" w:hAnsi="Courier New" w:cs="Courier New"/>
          <w:color w:val="FFFFFF"/>
          <w:sz w:val="21"/>
          <w:szCs w:val="21"/>
          <w:shd w:val="clear" w:color="auto" w:fill="333333"/>
        </w:rPr>
        <w:t>boton</w:t>
      </w:r>
      <w:proofErr w:type="spellEnd"/>
      <w:r>
        <w:rPr>
          <w:rFonts w:ascii="Courier New" w:hAnsi="Courier New" w:cs="Courier New"/>
          <w:color w:val="FFFFFF"/>
          <w:sz w:val="21"/>
          <w:szCs w:val="21"/>
          <w:shd w:val="clear" w:color="auto" w:fill="333333"/>
        </w:rPr>
        <w:t xml:space="preserve"> agregamos </w:t>
      </w:r>
      <w:r>
        <w:rPr>
          <w:rStyle w:val="hljs-keyword"/>
          <w:rFonts w:ascii="Courier New" w:hAnsi="Courier New" w:cs="Courier New"/>
          <w:b/>
          <w:bCs/>
          <w:color w:val="F92672"/>
          <w:sz w:val="21"/>
          <w:szCs w:val="21"/>
          <w:shd w:val="clear" w:color="auto" w:fill="333333"/>
        </w:rPr>
        <w:t>la</w:t>
      </w:r>
      <w:r>
        <w:rPr>
          <w:rFonts w:ascii="Courier New" w:hAnsi="Courier New" w:cs="Courier New"/>
          <w:color w:val="FFFFFF"/>
          <w:sz w:val="21"/>
          <w:szCs w:val="21"/>
          <w:shd w:val="clear" w:color="auto" w:fill="333333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1"/>
          <w:szCs w:val="21"/>
          <w:shd w:val="clear" w:color="auto" w:fill="333333"/>
        </w:rPr>
        <w:t>funcion</w:t>
      </w:r>
      <w:proofErr w:type="spellEnd"/>
      <w:r>
        <w:rPr>
          <w:rFonts w:ascii="Courier New" w:hAnsi="Courier New" w:cs="Courier New"/>
          <w:color w:val="FFFFFF"/>
          <w:sz w:val="21"/>
          <w:szCs w:val="21"/>
          <w:shd w:val="clear" w:color="auto" w:fill="333333"/>
        </w:rPr>
        <w:t xml:space="preserve"> </w:t>
      </w:r>
      <w:r>
        <w:rPr>
          <w:rStyle w:val="hljs-keyword"/>
          <w:rFonts w:ascii="Courier New" w:hAnsi="Courier New" w:cs="Courier New"/>
          <w:b/>
          <w:bCs/>
          <w:color w:val="F92672"/>
          <w:sz w:val="21"/>
          <w:szCs w:val="21"/>
          <w:shd w:val="clear" w:color="auto" w:fill="333333"/>
        </w:rPr>
        <w:t>que</w:t>
      </w:r>
      <w:r>
        <w:rPr>
          <w:rFonts w:ascii="Courier New" w:hAnsi="Courier New" w:cs="Courier New"/>
          <w:color w:val="FFFFFF"/>
          <w:sz w:val="21"/>
          <w:szCs w:val="21"/>
          <w:shd w:val="clear" w:color="auto" w:fill="333333"/>
        </w:rPr>
        <w:t xml:space="preserve"> nos regresará a </w:t>
      </w:r>
      <w:r>
        <w:rPr>
          <w:rStyle w:val="hljs-keyword"/>
          <w:rFonts w:ascii="Courier New" w:hAnsi="Courier New" w:cs="Courier New"/>
          <w:b/>
          <w:bCs/>
          <w:color w:val="F92672"/>
          <w:sz w:val="21"/>
          <w:szCs w:val="21"/>
          <w:shd w:val="clear" w:color="auto" w:fill="333333"/>
        </w:rPr>
        <w:t>la</w:t>
      </w:r>
      <w:r>
        <w:rPr>
          <w:rFonts w:ascii="Courier New" w:hAnsi="Courier New" w:cs="Courier New"/>
          <w:color w:val="FFFFFF"/>
          <w:sz w:val="21"/>
          <w:szCs w:val="21"/>
          <w:shd w:val="clear" w:color="auto" w:fill="333333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1"/>
          <w:szCs w:val="21"/>
          <w:shd w:val="clear" w:color="auto" w:fill="333333"/>
        </w:rPr>
        <w:t>pagina</w:t>
      </w:r>
      <w:proofErr w:type="spellEnd"/>
      <w:r>
        <w:rPr>
          <w:rFonts w:ascii="Courier New" w:hAnsi="Courier New" w:cs="Courier New"/>
          <w:color w:val="FFFFFF"/>
          <w:sz w:val="21"/>
          <w:szCs w:val="21"/>
          <w:shd w:val="clear" w:color="auto" w:fill="333333"/>
        </w:rPr>
        <w:t xml:space="preserve"> principal, esta </w:t>
      </w:r>
      <w:proofErr w:type="spellStart"/>
      <w:r>
        <w:rPr>
          <w:rFonts w:ascii="Courier New" w:hAnsi="Courier New" w:cs="Courier New"/>
          <w:color w:val="FFFFFF"/>
          <w:sz w:val="21"/>
          <w:szCs w:val="21"/>
          <w:shd w:val="clear" w:color="auto" w:fill="333333"/>
        </w:rPr>
        <w:t>funcion</w:t>
      </w:r>
      <w:proofErr w:type="spellEnd"/>
      <w:r>
        <w:rPr>
          <w:rFonts w:ascii="Courier New" w:hAnsi="Courier New" w:cs="Courier New"/>
          <w:color w:val="FFFFFF"/>
          <w:sz w:val="21"/>
          <w:szCs w:val="21"/>
          <w:shd w:val="clear" w:color="auto" w:fill="333333"/>
        </w:rPr>
        <w:t xml:space="preserve"> esta encapsulado </w:t>
      </w:r>
      <w:r>
        <w:rPr>
          <w:rStyle w:val="hljs-keyword"/>
          <w:rFonts w:ascii="Courier New" w:hAnsi="Courier New" w:cs="Courier New"/>
          <w:b/>
          <w:bCs/>
          <w:color w:val="F92672"/>
          <w:sz w:val="21"/>
          <w:szCs w:val="21"/>
          <w:shd w:val="clear" w:color="auto" w:fill="333333"/>
        </w:rPr>
        <w:t>en</w:t>
      </w:r>
      <w:r>
        <w:rPr>
          <w:rFonts w:ascii="Courier New" w:hAnsi="Courier New" w:cs="Courier New"/>
          <w:color w:val="FFFFFF"/>
          <w:sz w:val="21"/>
          <w:szCs w:val="21"/>
          <w:shd w:val="clear" w:color="auto" w:fill="333333"/>
        </w:rPr>
        <w:t xml:space="preserve"> el browser </w:t>
      </w:r>
      <w:proofErr w:type="spellStart"/>
      <w:r>
        <w:rPr>
          <w:rFonts w:ascii="Courier New" w:hAnsi="Courier New" w:cs="Courier New"/>
          <w:color w:val="FFFFFF"/>
          <w:sz w:val="21"/>
          <w:szCs w:val="21"/>
          <w:shd w:val="clear" w:color="auto" w:fill="333333"/>
        </w:rPr>
        <w:t>router</w:t>
      </w:r>
      <w:proofErr w:type="spellEnd"/>
      <w:r>
        <w:rPr>
          <w:rFonts w:ascii="Courier New" w:hAnsi="Courier New" w:cs="Courier New"/>
          <w:color w:val="FFFFFF"/>
          <w:sz w:val="21"/>
          <w:szCs w:val="21"/>
          <w:shd w:val="clear" w:color="auto" w:fill="333333"/>
        </w:rPr>
        <w:t>. &lt;</w:t>
      </w:r>
      <w:proofErr w:type="spellStart"/>
      <w:r>
        <w:rPr>
          <w:rFonts w:ascii="Courier New" w:hAnsi="Courier New" w:cs="Courier New"/>
          <w:color w:val="FFFFFF"/>
          <w:sz w:val="21"/>
          <w:szCs w:val="21"/>
          <w:shd w:val="clear" w:color="auto" w:fill="333333"/>
        </w:rPr>
        <w:t>button</w:t>
      </w:r>
      <w:proofErr w:type="spellEnd"/>
      <w:r>
        <w:rPr>
          <w:rFonts w:ascii="Courier New" w:hAnsi="Courier New" w:cs="Courier New"/>
          <w:color w:val="FFFFFF"/>
          <w:sz w:val="21"/>
          <w:szCs w:val="21"/>
          <w:shd w:val="clear" w:color="auto" w:fill="333333"/>
        </w:rPr>
        <w:t xml:space="preserve"> </w:t>
      </w:r>
      <w:proofErr w:type="spellStart"/>
      <w:r>
        <w:rPr>
          <w:rStyle w:val="hljs-keyword"/>
          <w:rFonts w:ascii="Courier New" w:hAnsi="Courier New" w:cs="Courier New"/>
          <w:b/>
          <w:bCs/>
          <w:color w:val="F92672"/>
          <w:sz w:val="21"/>
          <w:szCs w:val="21"/>
          <w:shd w:val="clear" w:color="auto" w:fill="333333"/>
        </w:rPr>
        <w:t>type</w:t>
      </w:r>
      <w:proofErr w:type="spellEnd"/>
      <w:r>
        <w:rPr>
          <w:rFonts w:ascii="Courier New" w:hAnsi="Courier New" w:cs="Courier New"/>
          <w:color w:val="FFFFFF"/>
          <w:sz w:val="21"/>
          <w:szCs w:val="21"/>
          <w:shd w:val="clear" w:color="auto" w:fill="333333"/>
        </w:rPr>
        <w:t>=</w:t>
      </w:r>
      <w:r>
        <w:rPr>
          <w:rStyle w:val="hljs-string"/>
          <w:rFonts w:ascii="Courier New" w:hAnsi="Courier New" w:cs="Courier New"/>
          <w:color w:val="A6E22E"/>
          <w:sz w:val="21"/>
          <w:szCs w:val="21"/>
          <w:shd w:val="clear" w:color="auto" w:fill="333333"/>
        </w:rPr>
        <w:t>"</w:t>
      </w:r>
      <w:proofErr w:type="spellStart"/>
      <w:r>
        <w:rPr>
          <w:rStyle w:val="hljs-string"/>
          <w:rFonts w:ascii="Courier New" w:hAnsi="Courier New" w:cs="Courier New"/>
          <w:color w:val="A6E22E"/>
          <w:sz w:val="21"/>
          <w:szCs w:val="21"/>
          <w:shd w:val="clear" w:color="auto" w:fill="333333"/>
        </w:rPr>
        <w:t>button</w:t>
      </w:r>
      <w:proofErr w:type="spellEnd"/>
      <w:r>
        <w:rPr>
          <w:rStyle w:val="hljs-string"/>
          <w:rFonts w:ascii="Courier New" w:hAnsi="Courier New" w:cs="Courier New"/>
          <w:color w:val="A6E22E"/>
          <w:sz w:val="21"/>
          <w:szCs w:val="21"/>
          <w:shd w:val="clear" w:color="auto" w:fill="333333"/>
        </w:rPr>
        <w:t>"</w:t>
      </w:r>
      <w:r>
        <w:rPr>
          <w:rFonts w:ascii="Courier New" w:hAnsi="Courier New" w:cs="Courier New"/>
          <w:color w:val="FFFFFF"/>
          <w:sz w:val="21"/>
          <w:szCs w:val="21"/>
          <w:shd w:val="clear" w:color="auto" w:fill="333333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1"/>
          <w:szCs w:val="21"/>
          <w:shd w:val="clear" w:color="auto" w:fill="333333"/>
        </w:rPr>
        <w:t>onClick</w:t>
      </w:r>
      <w:proofErr w:type="spellEnd"/>
      <w:r>
        <w:rPr>
          <w:rFonts w:ascii="Courier New" w:hAnsi="Courier New" w:cs="Courier New"/>
          <w:color w:val="FFFFFF"/>
          <w:sz w:val="21"/>
          <w:szCs w:val="21"/>
          <w:shd w:val="clear" w:color="auto" w:fill="333333"/>
        </w:rPr>
        <w:t xml:space="preserve">={() =&gt; </w:t>
      </w:r>
      <w:proofErr w:type="spellStart"/>
      <w:r>
        <w:rPr>
          <w:rFonts w:ascii="Courier New" w:hAnsi="Courier New" w:cs="Courier New"/>
          <w:color w:val="FFFFFF"/>
          <w:sz w:val="21"/>
          <w:szCs w:val="21"/>
          <w:shd w:val="clear" w:color="auto" w:fill="333333"/>
        </w:rPr>
        <w:t>props.history.goBack</w:t>
      </w:r>
      <w:proofErr w:type="spellEnd"/>
      <w:r>
        <w:rPr>
          <w:rFonts w:ascii="Courier New" w:hAnsi="Courier New" w:cs="Courier New"/>
          <w:color w:val="FFFFFF"/>
          <w:sz w:val="21"/>
          <w:szCs w:val="21"/>
          <w:shd w:val="clear" w:color="auto" w:fill="333333"/>
        </w:rPr>
        <w:t xml:space="preserve">()}&gt; </w:t>
      </w:r>
      <w:proofErr w:type="spellStart"/>
      <w:r>
        <w:rPr>
          <w:rFonts w:ascii="Courier New" w:hAnsi="Courier New" w:cs="Courier New"/>
          <w:color w:val="FFFFFF"/>
          <w:sz w:val="21"/>
          <w:szCs w:val="21"/>
          <w:shd w:val="clear" w:color="auto" w:fill="333333"/>
        </w:rPr>
        <w:t>Despues</w:t>
      </w:r>
      <w:proofErr w:type="spellEnd"/>
      <w:r>
        <w:rPr>
          <w:rFonts w:ascii="Courier New" w:hAnsi="Courier New" w:cs="Courier New"/>
          <w:color w:val="FFFFFF"/>
          <w:sz w:val="21"/>
          <w:szCs w:val="21"/>
          <w:shd w:val="clear" w:color="auto" w:fill="333333"/>
        </w:rPr>
        <w:t xml:space="preserve"> debemos reparar el compilado porque </w:t>
      </w:r>
      <w:r>
        <w:rPr>
          <w:rStyle w:val="hljs-keyword"/>
          <w:rFonts w:ascii="Courier New" w:hAnsi="Courier New" w:cs="Courier New"/>
          <w:b/>
          <w:bCs/>
          <w:color w:val="F92672"/>
          <w:sz w:val="21"/>
          <w:szCs w:val="21"/>
          <w:shd w:val="clear" w:color="auto" w:fill="333333"/>
        </w:rPr>
        <w:t>no</w:t>
      </w:r>
      <w:r>
        <w:rPr>
          <w:rFonts w:ascii="Courier New" w:hAnsi="Courier New" w:cs="Courier New"/>
          <w:color w:val="FFFFFF"/>
          <w:sz w:val="21"/>
          <w:szCs w:val="21"/>
          <w:shd w:val="clear" w:color="auto" w:fill="333333"/>
        </w:rPr>
        <w:t xml:space="preserve"> lo lee por defecto el bundle.js Por lo tanto </w:t>
      </w:r>
      <w:r>
        <w:rPr>
          <w:rStyle w:val="hljs-keyword"/>
          <w:rFonts w:ascii="Courier New" w:hAnsi="Courier New" w:cs="Courier New"/>
          <w:b/>
          <w:bCs/>
          <w:color w:val="F92672"/>
          <w:sz w:val="21"/>
          <w:szCs w:val="21"/>
          <w:shd w:val="clear" w:color="auto" w:fill="333333"/>
        </w:rPr>
        <w:t>en</w:t>
      </w:r>
      <w:r>
        <w:rPr>
          <w:rFonts w:ascii="Courier New" w:hAnsi="Courier New" w:cs="Courier New"/>
          <w:color w:val="FFFFFF"/>
          <w:sz w:val="21"/>
          <w:szCs w:val="21"/>
          <w:shd w:val="clear" w:color="auto" w:fill="333333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1"/>
          <w:szCs w:val="21"/>
          <w:shd w:val="clear" w:color="auto" w:fill="333333"/>
        </w:rPr>
        <w:t>webpack</w:t>
      </w:r>
      <w:proofErr w:type="spellEnd"/>
      <w:r>
        <w:rPr>
          <w:rFonts w:ascii="Courier New" w:hAnsi="Courier New" w:cs="Courier New"/>
          <w:color w:val="FFFFFF"/>
          <w:sz w:val="21"/>
          <w:szCs w:val="21"/>
          <w:shd w:val="clear" w:color="auto" w:fill="333333"/>
        </w:rPr>
        <w:t xml:space="preserve"> </w:t>
      </w:r>
      <w:r>
        <w:rPr>
          <w:rStyle w:val="hljs-keyword"/>
          <w:rFonts w:ascii="Courier New" w:hAnsi="Courier New" w:cs="Courier New"/>
          <w:b/>
          <w:bCs/>
          <w:color w:val="F92672"/>
          <w:sz w:val="21"/>
          <w:szCs w:val="21"/>
          <w:shd w:val="clear" w:color="auto" w:fill="333333"/>
        </w:rPr>
        <w:t>en</w:t>
      </w:r>
      <w:r>
        <w:rPr>
          <w:rFonts w:ascii="Courier New" w:hAnsi="Courier New" w:cs="Courier New"/>
          <w:color w:val="FFFFFF"/>
          <w:sz w:val="21"/>
          <w:szCs w:val="21"/>
          <w:shd w:val="clear" w:color="auto" w:fill="333333"/>
        </w:rPr>
        <w:t xml:space="preserve"> output agregamos esta </w:t>
      </w:r>
      <w:proofErr w:type="spellStart"/>
      <w:r>
        <w:rPr>
          <w:rFonts w:ascii="Courier New" w:hAnsi="Courier New" w:cs="Courier New"/>
          <w:color w:val="FFFFFF"/>
          <w:sz w:val="21"/>
          <w:szCs w:val="21"/>
          <w:shd w:val="clear" w:color="auto" w:fill="333333"/>
        </w:rPr>
        <w:t>confiuguracion</w:t>
      </w:r>
      <w:proofErr w:type="spellEnd"/>
      <w:r>
        <w:rPr>
          <w:rFonts w:ascii="Courier New" w:hAnsi="Courier New" w:cs="Courier New"/>
          <w:color w:val="FFFFFF"/>
          <w:sz w:val="21"/>
          <w:szCs w:val="21"/>
          <w:shd w:val="clear" w:color="auto" w:fill="333333"/>
        </w:rPr>
        <w:t xml:space="preserve"> </w:t>
      </w:r>
      <w:r>
        <w:rPr>
          <w:rStyle w:val="hljs-keyword"/>
          <w:rFonts w:ascii="Courier New" w:hAnsi="Courier New" w:cs="Courier New"/>
          <w:b/>
          <w:bCs/>
          <w:color w:val="F92672"/>
          <w:sz w:val="21"/>
          <w:szCs w:val="21"/>
          <w:shd w:val="clear" w:color="auto" w:fill="333333"/>
        </w:rPr>
        <w:t>que</w:t>
      </w:r>
      <w:r>
        <w:rPr>
          <w:rFonts w:ascii="Courier New" w:hAnsi="Courier New" w:cs="Courier New"/>
          <w:color w:val="FFFFFF"/>
          <w:sz w:val="21"/>
          <w:szCs w:val="21"/>
          <w:shd w:val="clear" w:color="auto" w:fill="333333"/>
        </w:rPr>
        <w:t xml:space="preserve"> nos dice </w:t>
      </w:r>
      <w:r>
        <w:rPr>
          <w:rStyle w:val="hljs-keyword"/>
          <w:rFonts w:ascii="Courier New" w:hAnsi="Courier New" w:cs="Courier New"/>
          <w:b/>
          <w:bCs/>
          <w:color w:val="F92672"/>
          <w:sz w:val="21"/>
          <w:szCs w:val="21"/>
          <w:shd w:val="clear" w:color="auto" w:fill="333333"/>
        </w:rPr>
        <w:t>que</w:t>
      </w:r>
      <w:r>
        <w:rPr>
          <w:rFonts w:ascii="Courier New" w:hAnsi="Courier New" w:cs="Courier New"/>
          <w:color w:val="FFFFFF"/>
          <w:sz w:val="21"/>
          <w:szCs w:val="21"/>
          <w:shd w:val="clear" w:color="auto" w:fill="333333"/>
        </w:rPr>
        <w:t xml:space="preserve"> lo lea </w:t>
      </w:r>
      <w:r>
        <w:rPr>
          <w:rStyle w:val="hljs-keyword"/>
          <w:rFonts w:ascii="Courier New" w:hAnsi="Courier New" w:cs="Courier New"/>
          <w:b/>
          <w:bCs/>
          <w:color w:val="F92672"/>
          <w:sz w:val="21"/>
          <w:szCs w:val="21"/>
          <w:shd w:val="clear" w:color="auto" w:fill="333333"/>
        </w:rPr>
        <w:t>en</w:t>
      </w:r>
      <w:r>
        <w:rPr>
          <w:rFonts w:ascii="Courier New" w:hAnsi="Courier New" w:cs="Courier New"/>
          <w:color w:val="FFFFFF"/>
          <w:sz w:val="21"/>
          <w:szCs w:val="21"/>
          <w:shd w:val="clear" w:color="auto" w:fill="333333"/>
        </w:rPr>
        <w:t xml:space="preserve"> el </w:t>
      </w:r>
      <w:proofErr w:type="spellStart"/>
      <w:r>
        <w:rPr>
          <w:rFonts w:ascii="Courier New" w:hAnsi="Courier New" w:cs="Courier New"/>
          <w:color w:val="FFFFFF"/>
          <w:sz w:val="21"/>
          <w:szCs w:val="21"/>
          <w:shd w:val="clear" w:color="auto" w:fill="333333"/>
        </w:rPr>
        <w:t>publicPath</w:t>
      </w:r>
      <w:proofErr w:type="spellEnd"/>
      <w:r>
        <w:rPr>
          <w:rFonts w:ascii="Courier New" w:hAnsi="Courier New" w:cs="Courier New"/>
          <w:color w:val="FFFFFF"/>
          <w:sz w:val="21"/>
          <w:szCs w:val="21"/>
          <w:shd w:val="clear" w:color="auto" w:fill="333333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1"/>
          <w:szCs w:val="21"/>
          <w:shd w:val="clear" w:color="auto" w:fill="333333"/>
        </w:rPr>
        <w:t>publicPath</w:t>
      </w:r>
      <w:proofErr w:type="spellEnd"/>
      <w:r>
        <w:rPr>
          <w:rFonts w:ascii="Courier New" w:hAnsi="Courier New" w:cs="Courier New"/>
          <w:color w:val="FFFFFF"/>
          <w:sz w:val="21"/>
          <w:szCs w:val="21"/>
          <w:shd w:val="clear" w:color="auto" w:fill="333333"/>
        </w:rPr>
        <w:t xml:space="preserve">: '/', </w:t>
      </w:r>
      <w:proofErr w:type="spellStart"/>
      <w:r>
        <w:rPr>
          <w:rFonts w:ascii="Courier New" w:hAnsi="Courier New" w:cs="Courier New"/>
          <w:color w:val="FFFFFF"/>
          <w:sz w:val="21"/>
          <w:szCs w:val="21"/>
          <w:shd w:val="clear" w:color="auto" w:fill="333333"/>
        </w:rPr>
        <w:t>despues</w:t>
      </w:r>
      <w:proofErr w:type="spellEnd"/>
      <w:r>
        <w:rPr>
          <w:rFonts w:ascii="Courier New" w:hAnsi="Courier New" w:cs="Courier New"/>
          <w:color w:val="FFFFFF"/>
          <w:sz w:val="21"/>
          <w:szCs w:val="21"/>
          <w:shd w:val="clear" w:color="auto" w:fill="333333"/>
        </w:rPr>
        <w:t xml:space="preserve"> </w:t>
      </w:r>
      <w:r>
        <w:rPr>
          <w:rStyle w:val="hljs-keyword"/>
          <w:rFonts w:ascii="Courier New" w:hAnsi="Courier New" w:cs="Courier New"/>
          <w:b/>
          <w:bCs/>
          <w:color w:val="F92672"/>
          <w:sz w:val="21"/>
          <w:szCs w:val="21"/>
          <w:shd w:val="clear" w:color="auto" w:fill="333333"/>
        </w:rPr>
        <w:t>en</w:t>
      </w:r>
      <w:r>
        <w:rPr>
          <w:rFonts w:ascii="Courier New" w:hAnsi="Courier New" w:cs="Courier New"/>
          <w:color w:val="FFFFFF"/>
          <w:sz w:val="21"/>
          <w:szCs w:val="21"/>
          <w:shd w:val="clear" w:color="auto" w:fill="333333"/>
        </w:rPr>
        <w:t xml:space="preserve"> el componente </w:t>
      </w:r>
      <w:proofErr w:type="spellStart"/>
      <w:r>
        <w:rPr>
          <w:rFonts w:ascii="Courier New" w:hAnsi="Courier New" w:cs="Courier New"/>
          <w:color w:val="FFFFFF"/>
          <w:sz w:val="21"/>
          <w:szCs w:val="21"/>
          <w:shd w:val="clear" w:color="auto" w:fill="333333"/>
        </w:rPr>
        <w:t>player</w:t>
      </w:r>
      <w:proofErr w:type="spellEnd"/>
      <w:r>
        <w:rPr>
          <w:rFonts w:ascii="Courier New" w:hAnsi="Courier New" w:cs="Courier New"/>
          <w:color w:val="FFFFFF"/>
          <w:sz w:val="21"/>
          <w:szCs w:val="21"/>
          <w:shd w:val="clear" w:color="auto" w:fill="333333"/>
        </w:rPr>
        <w:t xml:space="preserve"> debemos obtener el id </w:t>
      </w:r>
      <w:r>
        <w:rPr>
          <w:rStyle w:val="hljs-keyword"/>
          <w:rFonts w:ascii="Courier New" w:hAnsi="Courier New" w:cs="Courier New"/>
          <w:b/>
          <w:bCs/>
          <w:color w:val="F92672"/>
          <w:sz w:val="21"/>
          <w:szCs w:val="21"/>
          <w:shd w:val="clear" w:color="auto" w:fill="333333"/>
        </w:rPr>
        <w:t>que</w:t>
      </w:r>
      <w:r>
        <w:rPr>
          <w:rFonts w:ascii="Courier New" w:hAnsi="Courier New" w:cs="Courier New"/>
          <w:color w:val="FFFFFF"/>
          <w:sz w:val="21"/>
          <w:szCs w:val="21"/>
          <w:shd w:val="clear" w:color="auto" w:fill="333333"/>
        </w:rPr>
        <w:t xml:space="preserve"> recibimos por </w:t>
      </w:r>
      <w:proofErr w:type="spellStart"/>
      <w:r>
        <w:rPr>
          <w:rFonts w:ascii="Courier New" w:hAnsi="Courier New" w:cs="Courier New"/>
          <w:color w:val="FFFFFF"/>
          <w:sz w:val="21"/>
          <w:szCs w:val="21"/>
          <w:shd w:val="clear" w:color="auto" w:fill="333333"/>
        </w:rPr>
        <w:t>parametros</w:t>
      </w:r>
      <w:proofErr w:type="spellEnd"/>
      <w:r>
        <w:rPr>
          <w:rFonts w:ascii="Courier New" w:hAnsi="Courier New" w:cs="Courier New"/>
          <w:color w:val="FFFFFF"/>
          <w:sz w:val="21"/>
          <w:szCs w:val="21"/>
          <w:shd w:val="clear" w:color="auto" w:fill="333333"/>
        </w:rPr>
        <w:t xml:space="preserve"> </w:t>
      </w:r>
      <w:proofErr w:type="spellStart"/>
      <w:r>
        <w:rPr>
          <w:rStyle w:val="hljs-keyword"/>
          <w:rFonts w:ascii="Courier New" w:hAnsi="Courier New" w:cs="Courier New"/>
          <w:b/>
          <w:bCs/>
          <w:color w:val="F92672"/>
          <w:sz w:val="21"/>
          <w:szCs w:val="21"/>
          <w:shd w:val="clear" w:color="auto" w:fill="333333"/>
        </w:rPr>
        <w:t>const</w:t>
      </w:r>
      <w:proofErr w:type="spellEnd"/>
      <w:r>
        <w:rPr>
          <w:rFonts w:ascii="Courier New" w:hAnsi="Courier New" w:cs="Courier New"/>
          <w:color w:val="FFFFFF"/>
          <w:sz w:val="21"/>
          <w:szCs w:val="21"/>
          <w:shd w:val="clear" w:color="auto" w:fill="333333"/>
        </w:rPr>
        <w:t xml:space="preserve"> { id } = </w:t>
      </w:r>
      <w:proofErr w:type="spellStart"/>
      <w:r>
        <w:rPr>
          <w:rFonts w:ascii="Courier New" w:hAnsi="Courier New" w:cs="Courier New"/>
          <w:color w:val="FFFFFF"/>
          <w:sz w:val="21"/>
          <w:szCs w:val="21"/>
          <w:shd w:val="clear" w:color="auto" w:fill="333333"/>
        </w:rPr>
        <w:t>props.match.params</w:t>
      </w:r>
      <w:proofErr w:type="spellEnd"/>
      <w:r>
        <w:rPr>
          <w:rFonts w:ascii="Courier New" w:hAnsi="Courier New" w:cs="Courier New"/>
          <w:color w:val="FFFFFF"/>
          <w:sz w:val="21"/>
          <w:szCs w:val="21"/>
          <w:shd w:val="clear" w:color="auto" w:fill="333333"/>
        </w:rPr>
        <w:t xml:space="preserve">; Esto lo hace </w:t>
      </w:r>
      <w:proofErr w:type="spellStart"/>
      <w:r>
        <w:rPr>
          <w:rFonts w:ascii="Courier New" w:hAnsi="Courier New" w:cs="Courier New"/>
          <w:color w:val="FFFFFF"/>
          <w:sz w:val="21"/>
          <w:szCs w:val="21"/>
          <w:shd w:val="clear" w:color="auto" w:fill="333333"/>
        </w:rPr>
        <w:t>Router</w:t>
      </w:r>
      <w:proofErr w:type="spellEnd"/>
      <w:r>
        <w:rPr>
          <w:rFonts w:ascii="Courier New" w:hAnsi="Courier New" w:cs="Courier New"/>
          <w:color w:val="FFFFFF"/>
          <w:sz w:val="21"/>
          <w:szCs w:val="21"/>
          <w:shd w:val="clear" w:color="auto" w:fill="333333"/>
        </w:rPr>
        <w:t xml:space="preserve"> </w:t>
      </w:r>
      <w:r>
        <w:rPr>
          <w:rStyle w:val="hljs-keyword"/>
          <w:rFonts w:ascii="Courier New" w:hAnsi="Courier New" w:cs="Courier New"/>
          <w:b/>
          <w:bCs/>
          <w:color w:val="F92672"/>
          <w:sz w:val="21"/>
          <w:szCs w:val="21"/>
          <w:shd w:val="clear" w:color="auto" w:fill="333333"/>
        </w:rPr>
        <w:t>en</w:t>
      </w:r>
      <w:r>
        <w:rPr>
          <w:rFonts w:ascii="Courier New" w:hAnsi="Courier New" w:cs="Courier New"/>
          <w:color w:val="FFFFFF"/>
          <w:sz w:val="21"/>
          <w:szCs w:val="21"/>
          <w:shd w:val="clear" w:color="auto" w:fill="333333"/>
        </w:rPr>
        <w:t xml:space="preserve"> el momento </w:t>
      </w:r>
      <w:r>
        <w:rPr>
          <w:rStyle w:val="hljs-keyword"/>
          <w:rFonts w:ascii="Courier New" w:hAnsi="Courier New" w:cs="Courier New"/>
          <w:b/>
          <w:bCs/>
          <w:color w:val="F92672"/>
          <w:sz w:val="21"/>
          <w:szCs w:val="21"/>
          <w:shd w:val="clear" w:color="auto" w:fill="333333"/>
        </w:rPr>
        <w:t>que</w:t>
      </w:r>
      <w:r>
        <w:rPr>
          <w:rFonts w:ascii="Courier New" w:hAnsi="Courier New" w:cs="Courier New"/>
          <w:color w:val="FFFFFF"/>
          <w:sz w:val="21"/>
          <w:szCs w:val="21"/>
          <w:shd w:val="clear" w:color="auto" w:fill="333333"/>
        </w:rPr>
        <w:t xml:space="preserve"> </w:t>
      </w:r>
      <w:proofErr w:type="spellStart"/>
      <w:r>
        <w:rPr>
          <w:rFonts w:ascii="Courier New" w:hAnsi="Courier New" w:cs="Courier New"/>
          <w:color w:val="FFFFFF"/>
          <w:sz w:val="21"/>
          <w:szCs w:val="21"/>
          <w:shd w:val="clear" w:color="auto" w:fill="333333"/>
        </w:rPr>
        <w:t>nosotors</w:t>
      </w:r>
      <w:proofErr w:type="spellEnd"/>
      <w:r>
        <w:rPr>
          <w:rFonts w:ascii="Courier New" w:hAnsi="Courier New" w:cs="Courier New"/>
          <w:color w:val="FFFFFF"/>
          <w:sz w:val="21"/>
          <w:szCs w:val="21"/>
          <w:shd w:val="clear" w:color="auto" w:fill="333333"/>
        </w:rPr>
        <w:t xml:space="preserve"> generamos </w:t>
      </w:r>
      <w:r>
        <w:rPr>
          <w:rStyle w:val="hljs-keyword"/>
          <w:rFonts w:ascii="Courier New" w:hAnsi="Courier New" w:cs="Courier New"/>
          <w:b/>
          <w:bCs/>
          <w:color w:val="F92672"/>
          <w:sz w:val="21"/>
          <w:szCs w:val="21"/>
          <w:shd w:val="clear" w:color="auto" w:fill="333333"/>
        </w:rPr>
        <w:t>la</w:t>
      </w:r>
      <w:r>
        <w:rPr>
          <w:rFonts w:ascii="Courier New" w:hAnsi="Courier New" w:cs="Courier New"/>
          <w:color w:val="FFFFFF"/>
          <w:sz w:val="21"/>
          <w:szCs w:val="21"/>
          <w:shd w:val="clear" w:color="auto" w:fill="333333"/>
        </w:rPr>
        <w:t xml:space="preserve"> ruta </w:t>
      </w:r>
      <w:proofErr w:type="spellStart"/>
      <w:r>
        <w:rPr>
          <w:rFonts w:ascii="Courier New" w:hAnsi="Courier New" w:cs="Courier New"/>
          <w:color w:val="FFFFFF"/>
          <w:sz w:val="21"/>
          <w:szCs w:val="21"/>
          <w:shd w:val="clear" w:color="auto" w:fill="333333"/>
        </w:rPr>
        <w:t>player:id</w:t>
      </w:r>
      <w:proofErr w:type="spellEnd"/>
      <w:r>
        <w:rPr>
          <w:rFonts w:ascii="Courier New" w:hAnsi="Courier New" w:cs="Courier New"/>
          <w:color w:val="FFFFFF"/>
          <w:sz w:val="21"/>
          <w:szCs w:val="21"/>
          <w:shd w:val="clear" w:color="auto" w:fill="333333"/>
        </w:rPr>
        <w:t xml:space="preserve"> y </w:t>
      </w:r>
      <w:proofErr w:type="spellStart"/>
      <w:r>
        <w:rPr>
          <w:rFonts w:ascii="Courier New" w:hAnsi="Courier New" w:cs="Courier New"/>
          <w:color w:val="FFFFFF"/>
          <w:sz w:val="21"/>
          <w:szCs w:val="21"/>
          <w:shd w:val="clear" w:color="auto" w:fill="333333"/>
        </w:rPr>
        <w:t>asi</w:t>
      </w:r>
      <w:proofErr w:type="spellEnd"/>
      <w:r>
        <w:rPr>
          <w:rFonts w:ascii="Courier New" w:hAnsi="Courier New" w:cs="Courier New"/>
          <w:color w:val="FFFFFF"/>
          <w:sz w:val="21"/>
          <w:szCs w:val="21"/>
          <w:shd w:val="clear" w:color="auto" w:fill="333333"/>
        </w:rPr>
        <w:t xml:space="preserve"> hacer un match con los </w:t>
      </w:r>
      <w:proofErr w:type="spellStart"/>
      <w:r>
        <w:rPr>
          <w:rFonts w:ascii="Courier New" w:hAnsi="Courier New" w:cs="Courier New"/>
          <w:color w:val="FFFFFF"/>
          <w:sz w:val="21"/>
          <w:szCs w:val="21"/>
          <w:shd w:val="clear" w:color="auto" w:fill="333333"/>
        </w:rPr>
        <w:t>parametros</w:t>
      </w:r>
      <w:proofErr w:type="spellEnd"/>
      <w:r>
        <w:rPr>
          <w:rFonts w:ascii="Courier New" w:hAnsi="Courier New" w:cs="Courier New"/>
          <w:color w:val="FFFFFF"/>
          <w:sz w:val="21"/>
          <w:szCs w:val="21"/>
          <w:shd w:val="clear" w:color="auto" w:fill="333333"/>
        </w:rPr>
        <w:t xml:space="preserve"> </w:t>
      </w:r>
      <w:r>
        <w:rPr>
          <w:rStyle w:val="hljs-keyword"/>
          <w:rFonts w:ascii="Courier New" w:hAnsi="Courier New" w:cs="Courier New"/>
          <w:b/>
          <w:bCs/>
          <w:color w:val="F92672"/>
          <w:sz w:val="21"/>
          <w:szCs w:val="21"/>
          <w:shd w:val="clear" w:color="auto" w:fill="333333"/>
        </w:rPr>
        <w:t>que</w:t>
      </w:r>
      <w:r>
        <w:rPr>
          <w:rFonts w:ascii="Courier New" w:hAnsi="Courier New" w:cs="Courier New"/>
          <w:color w:val="FFFFFF"/>
          <w:sz w:val="21"/>
          <w:szCs w:val="21"/>
          <w:shd w:val="clear" w:color="auto" w:fill="333333"/>
        </w:rPr>
        <w:t xml:space="preserve"> recibimos y </w:t>
      </w:r>
      <w:r>
        <w:rPr>
          <w:rStyle w:val="hljs-keyword"/>
          <w:rFonts w:ascii="Courier New" w:hAnsi="Courier New" w:cs="Courier New"/>
          <w:b/>
          <w:bCs/>
          <w:color w:val="F92672"/>
          <w:sz w:val="21"/>
          <w:szCs w:val="21"/>
          <w:shd w:val="clear" w:color="auto" w:fill="333333"/>
        </w:rPr>
        <w:t>de</w:t>
      </w:r>
      <w:r>
        <w:rPr>
          <w:rFonts w:ascii="Courier New" w:hAnsi="Courier New" w:cs="Courier New"/>
          <w:color w:val="FFFFFF"/>
          <w:sz w:val="21"/>
          <w:szCs w:val="21"/>
          <w:shd w:val="clear" w:color="auto" w:fill="333333"/>
        </w:rPr>
        <w:t xml:space="preserve"> esta </w:t>
      </w:r>
      <w:r>
        <w:rPr>
          <w:rStyle w:val="hljs-keyword"/>
          <w:rFonts w:ascii="Courier New" w:hAnsi="Courier New" w:cs="Courier New"/>
          <w:b/>
          <w:bCs/>
          <w:color w:val="F92672"/>
          <w:sz w:val="21"/>
          <w:szCs w:val="21"/>
          <w:shd w:val="clear" w:color="auto" w:fill="333333"/>
        </w:rPr>
        <w:t>forma</w:t>
      </w:r>
      <w:r>
        <w:rPr>
          <w:rFonts w:ascii="Courier New" w:hAnsi="Courier New" w:cs="Courier New"/>
          <w:color w:val="FFFFFF"/>
          <w:sz w:val="21"/>
          <w:szCs w:val="21"/>
          <w:shd w:val="clear" w:color="auto" w:fill="333333"/>
        </w:rPr>
        <w:t xml:space="preserve"> buscamos el video </w:t>
      </w:r>
      <w:r>
        <w:rPr>
          <w:rStyle w:val="hljs-keyword"/>
          <w:rFonts w:ascii="Courier New" w:hAnsi="Courier New" w:cs="Courier New"/>
          <w:b/>
          <w:bCs/>
          <w:color w:val="F92672"/>
          <w:sz w:val="21"/>
          <w:szCs w:val="21"/>
          <w:shd w:val="clear" w:color="auto" w:fill="333333"/>
        </w:rPr>
        <w:t>que</w:t>
      </w:r>
      <w:r>
        <w:rPr>
          <w:rFonts w:ascii="Courier New" w:hAnsi="Courier New" w:cs="Courier New"/>
          <w:color w:val="FFFFFF"/>
          <w:sz w:val="21"/>
          <w:szCs w:val="21"/>
          <w:shd w:val="clear" w:color="auto" w:fill="333333"/>
        </w:rPr>
        <w:t xml:space="preserve"> corresponde a ese id.``</w:t>
      </w:r>
    </w:p>
    <w:p w:rsidR="00F6760E" w:rsidRDefault="00F6760E" w:rsidP="00931E05">
      <w:pPr>
        <w:shd w:val="clear" w:color="auto" w:fill="FFFFFF"/>
        <w:spacing w:before="0" w:after="0" w:line="240" w:lineRule="auto"/>
        <w:jc w:val="both"/>
        <w:rPr>
          <w:rFonts w:ascii="Courier New" w:hAnsi="Courier New" w:cs="Courier New"/>
          <w:color w:val="FFFFFF"/>
          <w:sz w:val="21"/>
          <w:szCs w:val="21"/>
          <w:shd w:val="clear" w:color="auto" w:fill="333333"/>
        </w:rPr>
      </w:pPr>
    </w:p>
    <w:p w:rsidR="00DA7607" w:rsidRDefault="00DA7607" w:rsidP="00931E05">
      <w:pPr>
        <w:shd w:val="clear" w:color="auto" w:fill="FFFFFF"/>
        <w:spacing w:before="0" w:after="0" w:line="240" w:lineRule="auto"/>
        <w:jc w:val="both"/>
        <w:rPr>
          <w:rFonts w:ascii="Courier New" w:hAnsi="Courier New" w:cs="Courier New"/>
          <w:color w:val="FFFFFF"/>
          <w:sz w:val="21"/>
          <w:szCs w:val="21"/>
          <w:shd w:val="clear" w:color="auto" w:fill="333333"/>
        </w:rPr>
      </w:pPr>
    </w:p>
    <w:p w:rsidR="00DA7607" w:rsidRDefault="006B3F5A" w:rsidP="00DA7607">
      <w:pPr>
        <w:pStyle w:val="Ttulo1"/>
      </w:pPr>
      <w:r w:rsidRPr="006B3F5A">
        <w:t>Terminando de detallar nuestro player</w:t>
      </w:r>
    </w:p>
    <w:p w:rsidR="00845317" w:rsidRDefault="006B3F5A" w:rsidP="006B3F5A">
      <w:pPr>
        <w:jc w:val="center"/>
      </w:pPr>
      <w:r w:rsidRPr="006B3F5A">
        <w:drawing>
          <wp:inline distT="0" distB="0" distL="0" distR="0" wp14:anchorId="34EBF13F" wp14:editId="596DC2FD">
            <wp:extent cx="4552950" cy="5121376"/>
            <wp:effectExtent l="0" t="0" r="0" b="317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56013" cy="5124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2CA" w:rsidRDefault="008672CA" w:rsidP="006B3F5A">
      <w:pPr>
        <w:jc w:val="center"/>
      </w:pPr>
    </w:p>
    <w:p w:rsidR="008672CA" w:rsidRDefault="008672CA" w:rsidP="006B3F5A">
      <w:pPr>
        <w:jc w:val="center"/>
      </w:pPr>
    </w:p>
    <w:p w:rsidR="008672CA" w:rsidRDefault="008672CA" w:rsidP="006B3F5A">
      <w:pPr>
        <w:jc w:val="center"/>
      </w:pPr>
    </w:p>
    <w:p w:rsidR="008672CA" w:rsidRDefault="008672CA" w:rsidP="008672CA">
      <w:pPr>
        <w:pStyle w:val="Ttulo1"/>
      </w:pPr>
      <w:r w:rsidRPr="008672CA">
        <w:lastRenderedPageBreak/>
        <w:t>Validaciones</w:t>
      </w:r>
    </w:p>
    <w:p w:rsidR="00845317" w:rsidRDefault="008672CA" w:rsidP="00845317">
      <w:proofErr w:type="spellStart"/>
      <w:proofErr w:type="gramStart"/>
      <w:r>
        <w:rPr>
          <w:rFonts w:ascii="Lucida Console" w:hAnsi="Lucida Console" w:cs="Lucida Console"/>
          <w:sz w:val="18"/>
          <w:szCs w:val="18"/>
          <w:lang w:val="es-MX"/>
        </w:rPr>
        <w:t>npm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  <w:lang w:val="es-MX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  <w:lang w:val="es-MX"/>
        </w:rPr>
        <w:t>install</w:t>
      </w:r>
      <w:proofErr w:type="spellEnd"/>
      <w:r>
        <w:rPr>
          <w:rFonts w:ascii="Lucida Console" w:hAnsi="Lucida Console" w:cs="Lucida Console"/>
          <w:sz w:val="18"/>
          <w:szCs w:val="18"/>
          <w:lang w:val="es-MX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  <w:lang w:val="es-MX"/>
        </w:rPr>
        <w:t>classnames</w:t>
      </w:r>
      <w:proofErr w:type="spellEnd"/>
      <w:r>
        <w:rPr>
          <w:rFonts w:ascii="Lucida Console" w:hAnsi="Lucida Console" w:cs="Lucida Console"/>
          <w:sz w:val="18"/>
          <w:szCs w:val="18"/>
          <w:lang w:val="es-MX"/>
        </w:rPr>
        <w:t xml:space="preserve"> --</w:t>
      </w:r>
      <w:proofErr w:type="spellStart"/>
      <w:r>
        <w:rPr>
          <w:rFonts w:ascii="Lucida Console" w:hAnsi="Lucida Console" w:cs="Lucida Console"/>
          <w:sz w:val="18"/>
          <w:szCs w:val="18"/>
          <w:lang w:val="es-MX"/>
        </w:rPr>
        <w:t>save</w:t>
      </w:r>
      <w:proofErr w:type="spellEnd"/>
    </w:p>
    <w:p w:rsidR="008672CA" w:rsidRDefault="008672CA" w:rsidP="008672CA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En esta clase vemos como generar clases dinámicas con la dependencia </w:t>
      </w:r>
      <w:ins w:id="1" w:author="Unknown">
        <w:r>
          <w:rPr>
            <w:rFonts w:ascii="Arial" w:hAnsi="Arial" w:cs="Arial"/>
            <w:color w:val="4A4A4A"/>
          </w:rPr>
          <w:fldChar w:fldCharType="begin"/>
        </w:r>
        <w:r>
          <w:rPr>
            <w:rFonts w:ascii="Arial" w:hAnsi="Arial" w:cs="Arial"/>
            <w:color w:val="4A4A4A"/>
          </w:rPr>
          <w:instrText xml:space="preserve"> HYPERLINK "https://github.com/JedWatson/classnames" \t "_blank" </w:instrText>
        </w:r>
        <w:r>
          <w:rPr>
            <w:rFonts w:ascii="Arial" w:hAnsi="Arial" w:cs="Arial"/>
            <w:color w:val="4A4A4A"/>
          </w:rPr>
          <w:fldChar w:fldCharType="separate"/>
        </w:r>
        <w:proofErr w:type="spellStart"/>
        <w:r>
          <w:rPr>
            <w:rStyle w:val="Hipervnculo"/>
            <w:rFonts w:ascii="Arial" w:eastAsiaTheme="majorEastAsia" w:hAnsi="Arial" w:cs="Arial"/>
            <w:color w:val="0791E6"/>
          </w:rPr>
          <w:t>classname</w:t>
        </w:r>
        <w:proofErr w:type="spellEnd"/>
        <w:r>
          <w:rPr>
            <w:rFonts w:ascii="Arial" w:hAnsi="Arial" w:cs="Arial"/>
            <w:color w:val="4A4A4A"/>
          </w:rPr>
          <w:fldChar w:fldCharType="end"/>
        </w:r>
      </w:ins>
      <w:r>
        <w:rPr>
          <w:rFonts w:ascii="Arial" w:hAnsi="Arial" w:cs="Arial"/>
          <w:color w:val="4A4A4A"/>
        </w:rPr>
        <w:t>.</w:t>
      </w:r>
    </w:p>
    <w:p w:rsidR="008672CA" w:rsidRPr="008672CA" w:rsidRDefault="008672CA" w:rsidP="008672CA">
      <w:pPr>
        <w:pStyle w:val="HTMLconformatoprevio"/>
        <w:shd w:val="clear" w:color="auto" w:fill="333333"/>
        <w:rPr>
          <w:rStyle w:val="CdigoHTML"/>
          <w:color w:val="FFFFFF"/>
          <w:lang w:val="en-US"/>
        </w:rPr>
      </w:pPr>
      <w:r w:rsidRPr="008672CA">
        <w:rPr>
          <w:rStyle w:val="hljs-comment"/>
          <w:color w:val="75715E"/>
          <w:lang w:val="en-US"/>
        </w:rPr>
        <w:t xml:space="preserve"># </w:t>
      </w:r>
      <w:proofErr w:type="spellStart"/>
      <w:proofErr w:type="gramStart"/>
      <w:r w:rsidRPr="008672CA">
        <w:rPr>
          <w:rStyle w:val="hljs-comment"/>
          <w:color w:val="75715E"/>
          <w:lang w:val="en-US"/>
        </w:rPr>
        <w:t>npm</w:t>
      </w:r>
      <w:proofErr w:type="spellEnd"/>
      <w:proofErr w:type="gramEnd"/>
    </w:p>
    <w:p w:rsidR="008672CA" w:rsidRPr="008672CA" w:rsidRDefault="008672CA" w:rsidP="008672CA">
      <w:pPr>
        <w:pStyle w:val="HTMLconformatoprevio"/>
        <w:shd w:val="clear" w:color="auto" w:fill="333333"/>
        <w:rPr>
          <w:rStyle w:val="CdigoHTML"/>
          <w:color w:val="FFFFFF"/>
          <w:lang w:val="en-US"/>
        </w:rPr>
      </w:pPr>
      <w:proofErr w:type="spellStart"/>
      <w:proofErr w:type="gramStart"/>
      <w:r w:rsidRPr="008672CA">
        <w:rPr>
          <w:rStyle w:val="CdigoHTML"/>
          <w:color w:val="FFFFFF"/>
          <w:lang w:val="en-US"/>
        </w:rPr>
        <w:t>npm</w:t>
      </w:r>
      <w:proofErr w:type="spellEnd"/>
      <w:proofErr w:type="gramEnd"/>
      <w:r w:rsidRPr="008672CA">
        <w:rPr>
          <w:rStyle w:val="CdigoHTML"/>
          <w:color w:val="FFFFFF"/>
          <w:lang w:val="en-US"/>
        </w:rPr>
        <w:t xml:space="preserve"> </w:t>
      </w:r>
      <w:r w:rsidRPr="008672CA">
        <w:rPr>
          <w:rStyle w:val="hljs-keyword"/>
          <w:b/>
          <w:bCs/>
          <w:color w:val="F92672"/>
          <w:lang w:val="en-US"/>
        </w:rPr>
        <w:t xml:space="preserve">install </w:t>
      </w:r>
      <w:proofErr w:type="spellStart"/>
      <w:r w:rsidRPr="008672CA">
        <w:rPr>
          <w:rStyle w:val="CdigoHTML"/>
          <w:color w:val="FFFFFF"/>
          <w:lang w:val="en-US"/>
        </w:rPr>
        <w:t>classnames</w:t>
      </w:r>
      <w:proofErr w:type="spellEnd"/>
    </w:p>
    <w:p w:rsidR="008672CA" w:rsidRPr="008672CA" w:rsidRDefault="008672CA" w:rsidP="008672CA">
      <w:pPr>
        <w:pStyle w:val="HTMLconformatoprevio"/>
        <w:shd w:val="clear" w:color="auto" w:fill="333333"/>
        <w:rPr>
          <w:rStyle w:val="CdigoHTML"/>
          <w:color w:val="FFFFFF"/>
          <w:lang w:val="en-US"/>
        </w:rPr>
      </w:pPr>
      <w:r w:rsidRPr="008672CA">
        <w:rPr>
          <w:rStyle w:val="hljs-comment"/>
          <w:color w:val="75715E"/>
          <w:lang w:val="en-US"/>
        </w:rPr>
        <w:t># Bower</w:t>
      </w:r>
    </w:p>
    <w:p w:rsidR="008672CA" w:rsidRPr="008672CA" w:rsidRDefault="008672CA" w:rsidP="008672CA">
      <w:pPr>
        <w:pStyle w:val="HTMLconformatoprevio"/>
        <w:shd w:val="clear" w:color="auto" w:fill="333333"/>
        <w:rPr>
          <w:rStyle w:val="CdigoHTML"/>
          <w:color w:val="FFFFFF"/>
          <w:lang w:val="en-US"/>
        </w:rPr>
      </w:pPr>
      <w:proofErr w:type="gramStart"/>
      <w:r w:rsidRPr="008672CA">
        <w:rPr>
          <w:rStyle w:val="hljs-keyword"/>
          <w:b/>
          <w:bCs/>
          <w:color w:val="F92672"/>
          <w:lang w:val="en-US"/>
        </w:rPr>
        <w:t>bower</w:t>
      </w:r>
      <w:proofErr w:type="gramEnd"/>
      <w:r w:rsidRPr="008672CA">
        <w:rPr>
          <w:rStyle w:val="hljs-keyword"/>
          <w:b/>
          <w:bCs/>
          <w:color w:val="F92672"/>
          <w:lang w:val="en-US"/>
        </w:rPr>
        <w:t xml:space="preserve"> install </w:t>
      </w:r>
      <w:proofErr w:type="spellStart"/>
      <w:r w:rsidRPr="008672CA">
        <w:rPr>
          <w:rStyle w:val="CdigoHTML"/>
          <w:color w:val="FFFFFF"/>
          <w:lang w:val="en-US"/>
        </w:rPr>
        <w:t>classnames</w:t>
      </w:r>
      <w:proofErr w:type="spellEnd"/>
    </w:p>
    <w:p w:rsidR="008672CA" w:rsidRDefault="008672CA" w:rsidP="008672CA">
      <w:pPr>
        <w:pStyle w:val="HTMLconformatoprevio"/>
        <w:shd w:val="clear" w:color="auto" w:fill="333333"/>
        <w:rPr>
          <w:rStyle w:val="CdigoHTML"/>
          <w:color w:val="FFFFFF"/>
        </w:rPr>
      </w:pPr>
      <w:r>
        <w:rPr>
          <w:rStyle w:val="hljs-comment"/>
          <w:color w:val="75715E"/>
        </w:rPr>
        <w:t xml:space="preserve"># </w:t>
      </w:r>
      <w:proofErr w:type="spellStart"/>
      <w:r>
        <w:rPr>
          <w:rStyle w:val="hljs-comment"/>
          <w:color w:val="75715E"/>
        </w:rPr>
        <w:t>Yarn</w:t>
      </w:r>
      <w:proofErr w:type="spellEnd"/>
    </w:p>
    <w:p w:rsidR="008672CA" w:rsidRDefault="008672CA" w:rsidP="008672CA">
      <w:pPr>
        <w:pStyle w:val="HTMLconformatoprevio"/>
        <w:shd w:val="clear" w:color="auto" w:fill="333333"/>
        <w:rPr>
          <w:rStyle w:val="CdigoHTML"/>
          <w:color w:val="FFFFFF"/>
        </w:rPr>
      </w:pPr>
      <w:proofErr w:type="spellStart"/>
      <w:proofErr w:type="gramStart"/>
      <w:r>
        <w:rPr>
          <w:rStyle w:val="CdigoHTML"/>
          <w:color w:val="FFFFFF"/>
        </w:rPr>
        <w:t>yarn</w:t>
      </w:r>
      <w:proofErr w:type="spellEnd"/>
      <w:proofErr w:type="gramEnd"/>
      <w:r>
        <w:rPr>
          <w:rStyle w:val="CdigoHTML"/>
          <w:color w:val="FFFFFF"/>
        </w:rPr>
        <w:t xml:space="preserve"> </w:t>
      </w:r>
      <w:proofErr w:type="spellStart"/>
      <w:r>
        <w:rPr>
          <w:rStyle w:val="hljs-keyword"/>
          <w:b/>
          <w:bCs/>
          <w:color w:val="F92672"/>
        </w:rPr>
        <w:t>add</w:t>
      </w:r>
      <w:proofErr w:type="spellEnd"/>
      <w:r>
        <w:rPr>
          <w:rStyle w:val="hljs-keyword"/>
          <w:b/>
          <w:bCs/>
          <w:color w:val="F92672"/>
        </w:rPr>
        <w:t xml:space="preserve"> </w:t>
      </w:r>
      <w:proofErr w:type="spellStart"/>
      <w:r>
        <w:rPr>
          <w:rStyle w:val="CdigoHTML"/>
          <w:color w:val="FFFFFF"/>
        </w:rPr>
        <w:t>classnames</w:t>
      </w:r>
      <w:proofErr w:type="spellEnd"/>
    </w:p>
    <w:p w:rsidR="008672CA" w:rsidRPr="008672CA" w:rsidRDefault="008672CA" w:rsidP="008672CA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4A4A4A"/>
          <w:lang w:val="en-US"/>
        </w:rPr>
      </w:pPr>
      <w:r>
        <w:rPr>
          <w:rFonts w:ascii="Arial" w:hAnsi="Arial" w:cs="Arial"/>
          <w:color w:val="4A4A4A"/>
        </w:rPr>
        <w:t>Esta utilidad nos permite añadir clases según se cumplan x condiciones.</w:t>
      </w:r>
      <w:r>
        <w:rPr>
          <w:rFonts w:ascii="Arial" w:hAnsi="Arial" w:cs="Arial"/>
          <w:color w:val="4A4A4A"/>
        </w:rPr>
        <w:br/>
      </w:r>
      <w:proofErr w:type="spellStart"/>
      <w:r w:rsidRPr="008672CA">
        <w:rPr>
          <w:rFonts w:ascii="Arial" w:hAnsi="Arial" w:cs="Arial"/>
          <w:color w:val="4A4A4A"/>
          <w:lang w:val="en-US"/>
        </w:rPr>
        <w:t>Ejemplos</w:t>
      </w:r>
      <w:proofErr w:type="spellEnd"/>
      <w:r w:rsidRPr="008672CA">
        <w:rPr>
          <w:rFonts w:ascii="Arial" w:hAnsi="Arial" w:cs="Arial"/>
          <w:color w:val="4A4A4A"/>
          <w:lang w:val="en-US"/>
        </w:rPr>
        <w:t>:</w:t>
      </w:r>
    </w:p>
    <w:p w:rsidR="008672CA" w:rsidRPr="008672CA" w:rsidRDefault="008672CA" w:rsidP="008672CA">
      <w:pPr>
        <w:pStyle w:val="HTMLconformatoprevio"/>
        <w:shd w:val="clear" w:color="auto" w:fill="333333"/>
        <w:rPr>
          <w:rStyle w:val="CdigoHTML"/>
          <w:color w:val="FFFFFF"/>
          <w:lang w:val="en-US"/>
        </w:rPr>
      </w:pPr>
      <w:proofErr w:type="gramStart"/>
      <w:r w:rsidRPr="008672CA">
        <w:rPr>
          <w:rStyle w:val="hljs-keyword"/>
          <w:b/>
          <w:bCs/>
          <w:color w:val="F92672"/>
          <w:lang w:val="en-US"/>
        </w:rPr>
        <w:t>import</w:t>
      </w:r>
      <w:proofErr w:type="gramEnd"/>
      <w:r w:rsidRPr="008672CA">
        <w:rPr>
          <w:rStyle w:val="hljs-string"/>
          <w:color w:val="A6E22E"/>
          <w:lang w:val="en-US"/>
        </w:rPr>
        <w:t xml:space="preserve"> </w:t>
      </w:r>
      <w:proofErr w:type="spellStart"/>
      <w:r w:rsidRPr="008672CA">
        <w:rPr>
          <w:rStyle w:val="hljs-string"/>
          <w:color w:val="A6E22E"/>
          <w:lang w:val="en-US"/>
        </w:rPr>
        <w:t>classNames</w:t>
      </w:r>
      <w:proofErr w:type="spellEnd"/>
      <w:r w:rsidRPr="008672CA">
        <w:rPr>
          <w:rStyle w:val="hljs-string"/>
          <w:color w:val="A6E22E"/>
          <w:lang w:val="en-US"/>
        </w:rPr>
        <w:t xml:space="preserve"> from '</w:t>
      </w:r>
      <w:proofErr w:type="spellStart"/>
      <w:r w:rsidRPr="008672CA">
        <w:rPr>
          <w:rStyle w:val="hljs-string"/>
          <w:color w:val="A6E22E"/>
          <w:lang w:val="en-US"/>
        </w:rPr>
        <w:t>classnames</w:t>
      </w:r>
      <w:proofErr w:type="spellEnd"/>
      <w:r w:rsidRPr="008672CA">
        <w:rPr>
          <w:rStyle w:val="hljs-string"/>
          <w:color w:val="A6E22E"/>
          <w:lang w:val="en-US"/>
        </w:rPr>
        <w:t>';</w:t>
      </w:r>
    </w:p>
    <w:p w:rsidR="008672CA" w:rsidRPr="008672CA" w:rsidRDefault="008672CA" w:rsidP="008672CA">
      <w:pPr>
        <w:pStyle w:val="HTMLconformatoprevio"/>
        <w:shd w:val="clear" w:color="auto" w:fill="333333"/>
        <w:rPr>
          <w:rStyle w:val="CdigoHTML"/>
          <w:color w:val="FFFFFF"/>
          <w:lang w:val="en-US"/>
        </w:rPr>
      </w:pPr>
    </w:p>
    <w:p w:rsidR="008672CA" w:rsidRPr="008672CA" w:rsidRDefault="008672CA" w:rsidP="008672CA">
      <w:pPr>
        <w:pStyle w:val="HTMLconformatoprevio"/>
        <w:shd w:val="clear" w:color="auto" w:fill="333333"/>
        <w:rPr>
          <w:rStyle w:val="CdigoHTML"/>
          <w:color w:val="FFFFFF"/>
          <w:lang w:val="en-US"/>
        </w:rPr>
      </w:pPr>
      <w:proofErr w:type="spellStart"/>
      <w:proofErr w:type="gramStart"/>
      <w:r w:rsidRPr="008672CA">
        <w:rPr>
          <w:rStyle w:val="CdigoHTML"/>
          <w:color w:val="FFFFFF"/>
          <w:lang w:val="en-US"/>
        </w:rPr>
        <w:t>classNames</w:t>
      </w:r>
      <w:proofErr w:type="spellEnd"/>
      <w:r w:rsidRPr="008672CA">
        <w:rPr>
          <w:rStyle w:val="CdigoHTML"/>
          <w:color w:val="FFFFFF"/>
          <w:lang w:val="en-US"/>
        </w:rPr>
        <w:t>(</w:t>
      </w:r>
      <w:proofErr w:type="gramEnd"/>
      <w:r w:rsidRPr="008672CA">
        <w:rPr>
          <w:rStyle w:val="hljs-string"/>
          <w:color w:val="A6E22E"/>
          <w:lang w:val="en-US"/>
        </w:rPr>
        <w:t>'foo'</w:t>
      </w:r>
      <w:r w:rsidRPr="008672CA">
        <w:rPr>
          <w:rStyle w:val="CdigoHTML"/>
          <w:color w:val="FFFFFF"/>
          <w:lang w:val="en-US"/>
        </w:rPr>
        <w:t xml:space="preserve">, </w:t>
      </w:r>
      <w:r w:rsidRPr="008672CA">
        <w:rPr>
          <w:rStyle w:val="hljs-string"/>
          <w:color w:val="A6E22E"/>
          <w:lang w:val="en-US"/>
        </w:rPr>
        <w:t>'bar'</w:t>
      </w:r>
      <w:r w:rsidRPr="008672CA">
        <w:rPr>
          <w:rStyle w:val="CdigoHTML"/>
          <w:color w:val="FFFFFF"/>
          <w:lang w:val="en-US"/>
        </w:rPr>
        <w:t xml:space="preserve">); </w:t>
      </w:r>
      <w:r w:rsidRPr="008672CA">
        <w:rPr>
          <w:rStyle w:val="hljs-comment"/>
          <w:color w:val="75715E"/>
          <w:lang w:val="en-US"/>
        </w:rPr>
        <w:t>// =&gt; 'foo bar'</w:t>
      </w:r>
    </w:p>
    <w:p w:rsidR="008672CA" w:rsidRPr="008672CA" w:rsidRDefault="008672CA" w:rsidP="008672CA">
      <w:pPr>
        <w:pStyle w:val="HTMLconformatoprevio"/>
        <w:shd w:val="clear" w:color="auto" w:fill="333333"/>
        <w:rPr>
          <w:rStyle w:val="CdigoHTML"/>
          <w:color w:val="FFFFFF"/>
          <w:lang w:val="en-US"/>
        </w:rPr>
      </w:pPr>
      <w:proofErr w:type="spellStart"/>
      <w:proofErr w:type="gramStart"/>
      <w:r w:rsidRPr="008672CA">
        <w:rPr>
          <w:rStyle w:val="CdigoHTML"/>
          <w:color w:val="FFFFFF"/>
          <w:lang w:val="en-US"/>
        </w:rPr>
        <w:t>classNames</w:t>
      </w:r>
      <w:proofErr w:type="spellEnd"/>
      <w:r w:rsidRPr="008672CA">
        <w:rPr>
          <w:rStyle w:val="CdigoHTML"/>
          <w:color w:val="FFFFFF"/>
          <w:lang w:val="en-US"/>
        </w:rPr>
        <w:t>(</w:t>
      </w:r>
      <w:proofErr w:type="gramEnd"/>
      <w:r w:rsidRPr="008672CA">
        <w:rPr>
          <w:rStyle w:val="hljs-string"/>
          <w:color w:val="A6E22E"/>
          <w:lang w:val="en-US"/>
        </w:rPr>
        <w:t>'foo'</w:t>
      </w:r>
      <w:r w:rsidRPr="008672CA">
        <w:rPr>
          <w:rStyle w:val="CdigoHTML"/>
          <w:color w:val="FFFFFF"/>
          <w:lang w:val="en-US"/>
        </w:rPr>
        <w:t xml:space="preserve">, { </w:t>
      </w:r>
      <w:r w:rsidRPr="008672CA">
        <w:rPr>
          <w:rStyle w:val="hljs-attribute"/>
          <w:color w:val="BF79DB"/>
          <w:lang w:val="en-US"/>
        </w:rPr>
        <w:t>bar</w:t>
      </w:r>
      <w:r w:rsidRPr="008672CA">
        <w:rPr>
          <w:rStyle w:val="CdigoHTML"/>
          <w:color w:val="FFFFFF"/>
          <w:lang w:val="en-US"/>
        </w:rPr>
        <w:t xml:space="preserve">: </w:t>
      </w:r>
      <w:r w:rsidRPr="008672CA">
        <w:rPr>
          <w:rStyle w:val="hljs-literal"/>
          <w:b/>
          <w:bCs/>
          <w:color w:val="F92672"/>
          <w:lang w:val="en-US"/>
        </w:rPr>
        <w:t>true</w:t>
      </w:r>
      <w:r w:rsidRPr="008672CA">
        <w:rPr>
          <w:rStyle w:val="CdigoHTML"/>
          <w:color w:val="FFFFFF"/>
          <w:lang w:val="en-US"/>
        </w:rPr>
        <w:t xml:space="preserve"> }); </w:t>
      </w:r>
      <w:r w:rsidRPr="008672CA">
        <w:rPr>
          <w:rStyle w:val="hljs-comment"/>
          <w:color w:val="75715E"/>
          <w:lang w:val="en-US"/>
        </w:rPr>
        <w:t>// =&gt; 'foo bar'</w:t>
      </w:r>
    </w:p>
    <w:p w:rsidR="008672CA" w:rsidRPr="008672CA" w:rsidRDefault="008672CA" w:rsidP="008672CA">
      <w:pPr>
        <w:pStyle w:val="HTMLconformatoprevio"/>
        <w:shd w:val="clear" w:color="auto" w:fill="333333"/>
        <w:rPr>
          <w:rStyle w:val="CdigoHTML"/>
          <w:color w:val="FFFFFF"/>
          <w:lang w:val="en-US"/>
        </w:rPr>
      </w:pPr>
      <w:proofErr w:type="spellStart"/>
      <w:proofErr w:type="gramStart"/>
      <w:r w:rsidRPr="008672CA">
        <w:rPr>
          <w:rStyle w:val="CdigoHTML"/>
          <w:color w:val="FFFFFF"/>
          <w:lang w:val="en-US"/>
        </w:rPr>
        <w:t>classNames</w:t>
      </w:r>
      <w:proofErr w:type="spellEnd"/>
      <w:r w:rsidRPr="008672CA">
        <w:rPr>
          <w:rStyle w:val="CdigoHTML"/>
          <w:color w:val="FFFFFF"/>
          <w:lang w:val="en-US"/>
        </w:rPr>
        <w:t>(</w:t>
      </w:r>
      <w:proofErr w:type="gramEnd"/>
      <w:r w:rsidRPr="008672CA">
        <w:rPr>
          <w:rStyle w:val="CdigoHTML"/>
          <w:color w:val="FFFFFF"/>
          <w:lang w:val="en-US"/>
        </w:rPr>
        <w:t xml:space="preserve">{ </w:t>
      </w:r>
      <w:r w:rsidRPr="008672CA">
        <w:rPr>
          <w:rStyle w:val="hljs-string"/>
          <w:color w:val="A6E22E"/>
          <w:lang w:val="en-US"/>
        </w:rPr>
        <w:t>'foo-bar'</w:t>
      </w:r>
      <w:r w:rsidRPr="008672CA">
        <w:rPr>
          <w:rStyle w:val="CdigoHTML"/>
          <w:color w:val="FFFFFF"/>
          <w:lang w:val="en-US"/>
        </w:rPr>
        <w:t xml:space="preserve">: </w:t>
      </w:r>
      <w:r w:rsidRPr="008672CA">
        <w:rPr>
          <w:rStyle w:val="hljs-literal"/>
          <w:b/>
          <w:bCs/>
          <w:color w:val="F92672"/>
          <w:lang w:val="en-US"/>
        </w:rPr>
        <w:t>true</w:t>
      </w:r>
      <w:r w:rsidRPr="008672CA">
        <w:rPr>
          <w:rStyle w:val="CdigoHTML"/>
          <w:color w:val="FFFFFF"/>
          <w:lang w:val="en-US"/>
        </w:rPr>
        <w:t xml:space="preserve"> }); </w:t>
      </w:r>
      <w:r w:rsidRPr="008672CA">
        <w:rPr>
          <w:rStyle w:val="hljs-comment"/>
          <w:color w:val="75715E"/>
          <w:lang w:val="en-US"/>
        </w:rPr>
        <w:t>// =&gt; 'foo-bar'</w:t>
      </w:r>
    </w:p>
    <w:p w:rsidR="008672CA" w:rsidRPr="008672CA" w:rsidRDefault="008672CA" w:rsidP="008672CA">
      <w:pPr>
        <w:pStyle w:val="HTMLconformatoprevio"/>
        <w:shd w:val="clear" w:color="auto" w:fill="333333"/>
        <w:rPr>
          <w:rStyle w:val="CdigoHTML"/>
          <w:color w:val="FFFFFF"/>
          <w:lang w:val="en-US"/>
        </w:rPr>
      </w:pPr>
      <w:proofErr w:type="spellStart"/>
      <w:proofErr w:type="gramStart"/>
      <w:r w:rsidRPr="008672CA">
        <w:rPr>
          <w:rStyle w:val="CdigoHTML"/>
          <w:color w:val="FFFFFF"/>
          <w:lang w:val="en-US"/>
        </w:rPr>
        <w:t>classNames</w:t>
      </w:r>
      <w:proofErr w:type="spellEnd"/>
      <w:r w:rsidRPr="008672CA">
        <w:rPr>
          <w:rStyle w:val="CdigoHTML"/>
          <w:color w:val="FFFFFF"/>
          <w:lang w:val="en-US"/>
        </w:rPr>
        <w:t>(</w:t>
      </w:r>
      <w:proofErr w:type="gramEnd"/>
      <w:r w:rsidRPr="008672CA">
        <w:rPr>
          <w:rStyle w:val="CdigoHTML"/>
          <w:color w:val="FFFFFF"/>
          <w:lang w:val="en-US"/>
        </w:rPr>
        <w:t xml:space="preserve">{ </w:t>
      </w:r>
      <w:r w:rsidRPr="008672CA">
        <w:rPr>
          <w:rStyle w:val="hljs-string"/>
          <w:color w:val="A6E22E"/>
          <w:lang w:val="en-US"/>
        </w:rPr>
        <w:t>'foo-bar'</w:t>
      </w:r>
      <w:r w:rsidRPr="008672CA">
        <w:rPr>
          <w:rStyle w:val="CdigoHTML"/>
          <w:color w:val="FFFFFF"/>
          <w:lang w:val="en-US"/>
        </w:rPr>
        <w:t xml:space="preserve">: </w:t>
      </w:r>
      <w:r w:rsidRPr="008672CA">
        <w:rPr>
          <w:rStyle w:val="hljs-literal"/>
          <w:b/>
          <w:bCs/>
          <w:color w:val="F92672"/>
          <w:lang w:val="en-US"/>
        </w:rPr>
        <w:t>false</w:t>
      </w:r>
      <w:r w:rsidRPr="008672CA">
        <w:rPr>
          <w:rStyle w:val="CdigoHTML"/>
          <w:color w:val="FFFFFF"/>
          <w:lang w:val="en-US"/>
        </w:rPr>
        <w:t xml:space="preserve"> }); </w:t>
      </w:r>
      <w:r w:rsidRPr="008672CA">
        <w:rPr>
          <w:rStyle w:val="hljs-comment"/>
          <w:color w:val="75715E"/>
          <w:lang w:val="en-US"/>
        </w:rPr>
        <w:t>// =&gt; ''</w:t>
      </w:r>
    </w:p>
    <w:p w:rsidR="008672CA" w:rsidRPr="008672CA" w:rsidRDefault="008672CA" w:rsidP="008672CA">
      <w:pPr>
        <w:pStyle w:val="HTMLconformatoprevio"/>
        <w:shd w:val="clear" w:color="auto" w:fill="333333"/>
        <w:rPr>
          <w:rStyle w:val="CdigoHTML"/>
          <w:color w:val="FFFFFF"/>
          <w:lang w:val="en-US"/>
        </w:rPr>
      </w:pPr>
      <w:proofErr w:type="spellStart"/>
      <w:proofErr w:type="gramStart"/>
      <w:r w:rsidRPr="008672CA">
        <w:rPr>
          <w:rStyle w:val="CdigoHTML"/>
          <w:color w:val="FFFFFF"/>
          <w:lang w:val="en-US"/>
        </w:rPr>
        <w:t>classNames</w:t>
      </w:r>
      <w:proofErr w:type="spellEnd"/>
      <w:r w:rsidRPr="008672CA">
        <w:rPr>
          <w:rStyle w:val="CdigoHTML"/>
          <w:color w:val="FFFFFF"/>
          <w:lang w:val="en-US"/>
        </w:rPr>
        <w:t>(</w:t>
      </w:r>
      <w:proofErr w:type="gramEnd"/>
      <w:r w:rsidRPr="008672CA">
        <w:rPr>
          <w:rStyle w:val="CdigoHTML"/>
          <w:color w:val="FFFFFF"/>
          <w:lang w:val="en-US"/>
        </w:rPr>
        <w:t xml:space="preserve">{ </w:t>
      </w:r>
      <w:r w:rsidRPr="008672CA">
        <w:rPr>
          <w:rStyle w:val="hljs-attribute"/>
          <w:color w:val="BF79DB"/>
          <w:lang w:val="en-US"/>
        </w:rPr>
        <w:t>foo</w:t>
      </w:r>
      <w:r w:rsidRPr="008672CA">
        <w:rPr>
          <w:rStyle w:val="CdigoHTML"/>
          <w:color w:val="FFFFFF"/>
          <w:lang w:val="en-US"/>
        </w:rPr>
        <w:t xml:space="preserve">: </w:t>
      </w:r>
      <w:r w:rsidRPr="008672CA">
        <w:rPr>
          <w:rStyle w:val="hljs-literal"/>
          <w:b/>
          <w:bCs/>
          <w:color w:val="F92672"/>
          <w:lang w:val="en-US"/>
        </w:rPr>
        <w:t>true</w:t>
      </w:r>
      <w:r w:rsidRPr="008672CA">
        <w:rPr>
          <w:rStyle w:val="CdigoHTML"/>
          <w:color w:val="FFFFFF"/>
          <w:lang w:val="en-US"/>
        </w:rPr>
        <w:t xml:space="preserve"> }, { </w:t>
      </w:r>
      <w:r w:rsidRPr="008672CA">
        <w:rPr>
          <w:rStyle w:val="hljs-attribute"/>
          <w:color w:val="BF79DB"/>
          <w:lang w:val="en-US"/>
        </w:rPr>
        <w:t>bar</w:t>
      </w:r>
      <w:r w:rsidRPr="008672CA">
        <w:rPr>
          <w:rStyle w:val="CdigoHTML"/>
          <w:color w:val="FFFFFF"/>
          <w:lang w:val="en-US"/>
        </w:rPr>
        <w:t xml:space="preserve">: </w:t>
      </w:r>
      <w:r w:rsidRPr="008672CA">
        <w:rPr>
          <w:rStyle w:val="hljs-literal"/>
          <w:b/>
          <w:bCs/>
          <w:color w:val="F92672"/>
          <w:lang w:val="en-US"/>
        </w:rPr>
        <w:t>true</w:t>
      </w:r>
      <w:r w:rsidRPr="008672CA">
        <w:rPr>
          <w:rStyle w:val="CdigoHTML"/>
          <w:color w:val="FFFFFF"/>
          <w:lang w:val="en-US"/>
        </w:rPr>
        <w:t xml:space="preserve"> }); </w:t>
      </w:r>
      <w:r w:rsidRPr="008672CA">
        <w:rPr>
          <w:rStyle w:val="hljs-comment"/>
          <w:color w:val="75715E"/>
          <w:lang w:val="en-US"/>
        </w:rPr>
        <w:t>// =&gt; 'foo bar'</w:t>
      </w:r>
    </w:p>
    <w:p w:rsidR="008672CA" w:rsidRPr="008672CA" w:rsidRDefault="008672CA" w:rsidP="008672CA">
      <w:pPr>
        <w:pStyle w:val="HTMLconformatoprevio"/>
        <w:shd w:val="clear" w:color="auto" w:fill="333333"/>
        <w:rPr>
          <w:rFonts w:ascii="Courier New" w:hAnsi="Courier New" w:cs="Courier New"/>
          <w:color w:val="FFFFFF"/>
          <w:sz w:val="21"/>
          <w:szCs w:val="21"/>
          <w:lang w:val="en-US"/>
        </w:rPr>
      </w:pPr>
      <w:proofErr w:type="spellStart"/>
      <w:proofErr w:type="gramStart"/>
      <w:r w:rsidRPr="008672CA">
        <w:rPr>
          <w:rStyle w:val="CdigoHTML"/>
          <w:color w:val="FFFFFF"/>
          <w:lang w:val="en-US"/>
        </w:rPr>
        <w:t>classNames</w:t>
      </w:r>
      <w:proofErr w:type="spellEnd"/>
      <w:r w:rsidRPr="008672CA">
        <w:rPr>
          <w:rStyle w:val="CdigoHTML"/>
          <w:color w:val="FFFFFF"/>
          <w:lang w:val="en-US"/>
        </w:rPr>
        <w:t>(</w:t>
      </w:r>
      <w:proofErr w:type="gramEnd"/>
      <w:r w:rsidRPr="008672CA">
        <w:rPr>
          <w:rStyle w:val="CdigoHTML"/>
          <w:color w:val="FFFFFF"/>
          <w:lang w:val="en-US"/>
        </w:rPr>
        <w:t xml:space="preserve">{ </w:t>
      </w:r>
      <w:r w:rsidRPr="008672CA">
        <w:rPr>
          <w:rStyle w:val="hljs-attribute"/>
          <w:color w:val="BF79DB"/>
          <w:lang w:val="en-US"/>
        </w:rPr>
        <w:t>foo</w:t>
      </w:r>
      <w:r w:rsidRPr="008672CA">
        <w:rPr>
          <w:rStyle w:val="CdigoHTML"/>
          <w:color w:val="FFFFFF"/>
          <w:lang w:val="en-US"/>
        </w:rPr>
        <w:t xml:space="preserve">: </w:t>
      </w:r>
      <w:r w:rsidRPr="008672CA">
        <w:rPr>
          <w:rStyle w:val="hljs-literal"/>
          <w:b/>
          <w:bCs/>
          <w:color w:val="F92672"/>
          <w:lang w:val="en-US"/>
        </w:rPr>
        <w:t>true</w:t>
      </w:r>
      <w:r w:rsidRPr="008672CA">
        <w:rPr>
          <w:rStyle w:val="CdigoHTML"/>
          <w:color w:val="FFFFFF"/>
          <w:lang w:val="en-US"/>
        </w:rPr>
        <w:t xml:space="preserve">, </w:t>
      </w:r>
      <w:r w:rsidRPr="008672CA">
        <w:rPr>
          <w:rStyle w:val="hljs-attribute"/>
          <w:color w:val="BF79DB"/>
          <w:lang w:val="en-US"/>
        </w:rPr>
        <w:t>bar</w:t>
      </w:r>
      <w:r w:rsidRPr="008672CA">
        <w:rPr>
          <w:rStyle w:val="CdigoHTML"/>
          <w:color w:val="FFFFFF"/>
          <w:lang w:val="en-US"/>
        </w:rPr>
        <w:t xml:space="preserve">: </w:t>
      </w:r>
      <w:r w:rsidRPr="008672CA">
        <w:rPr>
          <w:rStyle w:val="hljs-literal"/>
          <w:b/>
          <w:bCs/>
          <w:color w:val="F92672"/>
          <w:lang w:val="en-US"/>
        </w:rPr>
        <w:t>true</w:t>
      </w:r>
      <w:r w:rsidRPr="008672CA">
        <w:rPr>
          <w:rStyle w:val="CdigoHTML"/>
          <w:color w:val="FFFFFF"/>
          <w:lang w:val="en-US"/>
        </w:rPr>
        <w:t xml:space="preserve"> }); </w:t>
      </w:r>
      <w:r w:rsidRPr="008672CA">
        <w:rPr>
          <w:rStyle w:val="hljs-comment"/>
          <w:color w:val="75715E"/>
          <w:lang w:val="en-US"/>
        </w:rPr>
        <w:t>// =&gt; 'foo bar'</w:t>
      </w:r>
    </w:p>
    <w:p w:rsidR="00845317" w:rsidRPr="008672CA" w:rsidRDefault="008672CA" w:rsidP="00845317">
      <w:pPr>
        <w:rPr>
          <w:lang w:val="en-US"/>
        </w:rPr>
      </w:pPr>
      <w:r w:rsidRPr="008672CA">
        <w:rPr>
          <w:lang w:val="en-US"/>
        </w:rPr>
        <w:drawing>
          <wp:inline distT="0" distB="0" distL="0" distR="0" wp14:anchorId="4AF28E73" wp14:editId="402F6061">
            <wp:extent cx="5732145" cy="1995170"/>
            <wp:effectExtent l="0" t="0" r="1905" b="508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99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317" w:rsidRPr="008672CA" w:rsidRDefault="00845317" w:rsidP="00845317">
      <w:pPr>
        <w:rPr>
          <w:lang w:val="en-US"/>
        </w:rPr>
      </w:pPr>
    </w:p>
    <w:p w:rsidR="008672CA" w:rsidRPr="008672CA" w:rsidRDefault="008672CA" w:rsidP="008672CA">
      <w:pPr>
        <w:shd w:val="clear" w:color="auto" w:fill="FFFFFF"/>
        <w:spacing w:before="0" w:after="0" w:line="240" w:lineRule="auto"/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</w:pPr>
      <w:r w:rsidRPr="008672CA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 xml:space="preserve">Luego de ver la clase, quede triste, ya que me gustaba la ideal del </w:t>
      </w:r>
      <w:proofErr w:type="spellStart"/>
      <w:r w:rsidRPr="008672CA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>Layout</w:t>
      </w:r>
      <w:proofErr w:type="spellEnd"/>
      <w:r w:rsidRPr="008672CA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 xml:space="preserve"> y la forma tan simple de ahorrar muchas repeticiones de llamadas a componentes y en general de código.</w:t>
      </w:r>
    </w:p>
    <w:p w:rsidR="008672CA" w:rsidRPr="008672CA" w:rsidRDefault="008672CA" w:rsidP="008672CA">
      <w:pPr>
        <w:shd w:val="clear" w:color="auto" w:fill="FFFFFF"/>
        <w:spacing w:before="0" w:after="0" w:line="240" w:lineRule="auto"/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</w:pPr>
      <w:r w:rsidRPr="008672CA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 xml:space="preserve">Pero al mismo tiempo pienso que debe haber una forma dinámica de establecer este tipo de cambios, sin tener que llamar </w:t>
      </w:r>
      <w:proofErr w:type="gramStart"/>
      <w:r w:rsidRPr="008672CA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>el componentes</w:t>
      </w:r>
      <w:proofErr w:type="gramEnd"/>
      <w:r w:rsidRPr="008672CA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 xml:space="preserve"> desde cada </w:t>
      </w:r>
      <w:proofErr w:type="spellStart"/>
      <w:r w:rsidRPr="008672CA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>container</w:t>
      </w:r>
      <w:proofErr w:type="spellEnd"/>
      <w:r w:rsidRPr="008672CA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 xml:space="preserve"> y componente que lo requiere.</w:t>
      </w:r>
    </w:p>
    <w:p w:rsidR="008672CA" w:rsidRPr="008672CA" w:rsidRDefault="008672CA" w:rsidP="008672CA">
      <w:pPr>
        <w:shd w:val="clear" w:color="auto" w:fill="FFFFFF"/>
        <w:spacing w:before="0" w:after="0" w:line="240" w:lineRule="auto"/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</w:pPr>
      <w:r w:rsidRPr="008672CA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 xml:space="preserve">Por esto se me ocurrió que podía establecer una propiedad en el </w:t>
      </w:r>
      <w:proofErr w:type="spellStart"/>
      <w:r w:rsidRPr="008672CA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>state</w:t>
      </w:r>
      <w:proofErr w:type="spellEnd"/>
      <w:r w:rsidRPr="008672CA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 xml:space="preserve"> que almacena las clases de </w:t>
      </w:r>
      <w:proofErr w:type="spellStart"/>
      <w:r w:rsidRPr="008672CA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>Header</w:t>
      </w:r>
      <w:proofErr w:type="spellEnd"/>
      <w:r w:rsidRPr="008672CA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 xml:space="preserve"> y crear un </w:t>
      </w:r>
      <w:proofErr w:type="spellStart"/>
      <w:r w:rsidRPr="008672CA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>action</w:t>
      </w:r>
      <w:proofErr w:type="spellEnd"/>
      <w:r w:rsidRPr="008672CA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 xml:space="preserve"> que actualizara las clases dependiendo del </w:t>
      </w:r>
      <w:proofErr w:type="spellStart"/>
      <w:r w:rsidRPr="008672CA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>container</w:t>
      </w:r>
      <w:proofErr w:type="spellEnd"/>
      <w:r w:rsidRPr="008672CA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 xml:space="preserve"> que se cargaba.</w:t>
      </w:r>
    </w:p>
    <w:p w:rsidR="008672CA" w:rsidRPr="008672CA" w:rsidRDefault="008672CA" w:rsidP="008672CA">
      <w:pPr>
        <w:shd w:val="clear" w:color="auto" w:fill="FFFFFF"/>
        <w:spacing w:before="0" w:after="0" w:line="240" w:lineRule="auto"/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</w:pPr>
      <w:r w:rsidRPr="008672CA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 xml:space="preserve">En ese caso cada </w:t>
      </w:r>
      <w:proofErr w:type="spellStart"/>
      <w:r w:rsidRPr="008672CA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>container</w:t>
      </w:r>
      <w:proofErr w:type="spellEnd"/>
      <w:r w:rsidRPr="008672CA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 xml:space="preserve"> llama el </w:t>
      </w:r>
      <w:proofErr w:type="spellStart"/>
      <w:r w:rsidRPr="008672CA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>action</w:t>
      </w:r>
      <w:proofErr w:type="spellEnd"/>
      <w:r w:rsidRPr="008672CA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 xml:space="preserve"> que actualiza la propiedad del </w:t>
      </w:r>
      <w:proofErr w:type="spellStart"/>
      <w:r w:rsidRPr="008672CA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>state</w:t>
      </w:r>
      <w:proofErr w:type="spellEnd"/>
      <w:r w:rsidRPr="008672CA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 xml:space="preserve"> que almacena las clases del </w:t>
      </w:r>
      <w:proofErr w:type="spellStart"/>
      <w:r w:rsidRPr="008672CA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>header</w:t>
      </w:r>
      <w:proofErr w:type="spellEnd"/>
      <w:r w:rsidRPr="008672CA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>.</w:t>
      </w:r>
    </w:p>
    <w:p w:rsidR="008672CA" w:rsidRPr="008672CA" w:rsidRDefault="008672CA" w:rsidP="008672CA">
      <w:pPr>
        <w:shd w:val="clear" w:color="auto" w:fill="FFFFFF"/>
        <w:spacing w:before="0" w:after="0" w:line="240" w:lineRule="auto"/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</w:pPr>
      <w:proofErr w:type="gramStart"/>
      <w:r w:rsidRPr="008672CA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>y</w:t>
      </w:r>
      <w:proofErr w:type="gramEnd"/>
      <w:r w:rsidRPr="008672CA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 xml:space="preserve"> el </w:t>
      </w:r>
      <w:proofErr w:type="spellStart"/>
      <w:r w:rsidRPr="008672CA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>header</w:t>
      </w:r>
      <w:proofErr w:type="spellEnd"/>
      <w:r w:rsidRPr="008672CA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 xml:space="preserve"> consulta esta propiedad y establece las clases del </w:t>
      </w:r>
      <w:proofErr w:type="spellStart"/>
      <w:r w:rsidRPr="008672CA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>header</w:t>
      </w:r>
      <w:proofErr w:type="spellEnd"/>
      <w:r w:rsidRPr="008672CA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>.</w:t>
      </w:r>
    </w:p>
    <w:p w:rsidR="008672CA" w:rsidRPr="008672CA" w:rsidRDefault="008672CA" w:rsidP="008672CA">
      <w:pPr>
        <w:shd w:val="clear" w:color="auto" w:fill="FFFFFF"/>
        <w:spacing w:before="0" w:after="0" w:line="240" w:lineRule="auto"/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</w:pPr>
      <w:proofErr w:type="gramStart"/>
      <w:r w:rsidRPr="008672CA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>pero</w:t>
      </w:r>
      <w:proofErr w:type="gramEnd"/>
      <w:r w:rsidRPr="008672CA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 xml:space="preserve"> este me generaba un </w:t>
      </w:r>
      <w:proofErr w:type="spellStart"/>
      <w:r w:rsidRPr="008672CA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>Warning</w:t>
      </w:r>
      <w:proofErr w:type="spellEnd"/>
      <w:r w:rsidRPr="008672CA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 xml:space="preserve">, finalmente lo solucione con un </w:t>
      </w:r>
      <w:proofErr w:type="spellStart"/>
      <w:r w:rsidRPr="008672CA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>effect</w:t>
      </w:r>
      <w:proofErr w:type="spellEnd"/>
      <w:r w:rsidRPr="008672CA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 xml:space="preserve">, que ejecuta el cambio de clase cuando ya todo se ha </w:t>
      </w:r>
      <w:proofErr w:type="spellStart"/>
      <w:r w:rsidRPr="008672CA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>renderizado</w:t>
      </w:r>
      <w:proofErr w:type="spellEnd"/>
      <w:r w:rsidRPr="008672CA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>, y funciona.</w:t>
      </w:r>
    </w:p>
    <w:p w:rsidR="008672CA" w:rsidRPr="008672CA" w:rsidRDefault="008672CA" w:rsidP="008672CA">
      <w:pPr>
        <w:shd w:val="clear" w:color="auto" w:fill="FFFFFF"/>
        <w:spacing w:before="0" w:after="0" w:line="240" w:lineRule="auto"/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</w:pPr>
      <w:r w:rsidRPr="008672CA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 xml:space="preserve">Si alguien también lo </w:t>
      </w:r>
      <w:proofErr w:type="spellStart"/>
      <w:r w:rsidRPr="008672CA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>esta</w:t>
      </w:r>
      <w:proofErr w:type="spellEnd"/>
      <w:r w:rsidRPr="008672CA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 xml:space="preserve"> intentando, o sabe </w:t>
      </w:r>
      <w:proofErr w:type="spellStart"/>
      <w:r w:rsidRPr="008672CA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>como</w:t>
      </w:r>
      <w:proofErr w:type="spellEnd"/>
      <w:r w:rsidRPr="008672CA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 xml:space="preserve"> lograrlo de una forma mucho mejor me encantaría aprender.</w:t>
      </w:r>
    </w:p>
    <w:p w:rsidR="008672CA" w:rsidRPr="008672CA" w:rsidRDefault="008672CA" w:rsidP="008672CA">
      <w:pPr>
        <w:shd w:val="clear" w:color="auto" w:fill="FFFFFF"/>
        <w:spacing w:before="0" w:after="0" w:line="240" w:lineRule="auto"/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</w:pPr>
      <w:proofErr w:type="gramStart"/>
      <w:r w:rsidRPr="008672CA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>propiedad</w:t>
      </w:r>
      <w:proofErr w:type="gramEnd"/>
      <w:r w:rsidRPr="008672CA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 xml:space="preserve"> nueva en el </w:t>
      </w:r>
      <w:proofErr w:type="spellStart"/>
      <w:r w:rsidRPr="008672CA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>state</w:t>
      </w:r>
      <w:proofErr w:type="spellEnd"/>
      <w:r w:rsidRPr="008672CA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>:</w:t>
      </w:r>
    </w:p>
    <w:p w:rsidR="008672CA" w:rsidRPr="008672CA" w:rsidRDefault="008672CA" w:rsidP="008672CA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proofErr w:type="spellStart"/>
      <w:proofErr w:type="gramStart"/>
      <w:r w:rsidRPr="008672CA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const</w:t>
      </w:r>
      <w:proofErr w:type="spellEnd"/>
      <w:proofErr w:type="gramEnd"/>
      <w:r w:rsidRPr="008672CA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</w:t>
      </w:r>
      <w:proofErr w:type="spellStart"/>
      <w:r w:rsidRPr="008672CA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initialState</w:t>
      </w:r>
      <w:proofErr w:type="spellEnd"/>
      <w:r w:rsidRPr="008672CA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= {</w:t>
      </w:r>
    </w:p>
    <w:p w:rsidR="008672CA" w:rsidRPr="008672CA" w:rsidRDefault="008672CA" w:rsidP="008672CA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8672CA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   </w:t>
      </w:r>
      <w:r w:rsidRPr="008672CA">
        <w:rPr>
          <w:rFonts w:ascii="Courier New" w:eastAsia="Times New Roman" w:hAnsi="Courier New" w:cs="Courier New"/>
          <w:color w:val="A6E22E"/>
          <w:sz w:val="20"/>
          <w:szCs w:val="20"/>
          <w:lang w:val="en-US" w:eastAsia="es-MX"/>
        </w:rPr>
        <w:t>"</w:t>
      </w:r>
      <w:proofErr w:type="gramStart"/>
      <w:r w:rsidRPr="008672CA">
        <w:rPr>
          <w:rFonts w:ascii="Courier New" w:eastAsia="Times New Roman" w:hAnsi="Courier New" w:cs="Courier New"/>
          <w:color w:val="A6E22E"/>
          <w:sz w:val="20"/>
          <w:szCs w:val="20"/>
          <w:lang w:val="en-US" w:eastAsia="es-MX"/>
        </w:rPr>
        <w:t>user</w:t>
      </w:r>
      <w:proofErr w:type="gramEnd"/>
      <w:r w:rsidRPr="008672CA">
        <w:rPr>
          <w:rFonts w:ascii="Courier New" w:eastAsia="Times New Roman" w:hAnsi="Courier New" w:cs="Courier New"/>
          <w:color w:val="A6E22E"/>
          <w:sz w:val="20"/>
          <w:szCs w:val="20"/>
          <w:lang w:val="en-US" w:eastAsia="es-MX"/>
        </w:rPr>
        <w:t>"</w:t>
      </w:r>
      <w:r w:rsidRPr="008672CA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:{},</w:t>
      </w:r>
    </w:p>
    <w:p w:rsidR="008672CA" w:rsidRPr="008672CA" w:rsidRDefault="008672CA" w:rsidP="008672CA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8672CA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   </w:t>
      </w:r>
      <w:r w:rsidRPr="008672CA">
        <w:rPr>
          <w:rFonts w:ascii="Courier New" w:eastAsia="Times New Roman" w:hAnsi="Courier New" w:cs="Courier New"/>
          <w:color w:val="A6E22E"/>
          <w:sz w:val="20"/>
          <w:szCs w:val="20"/>
          <w:lang w:val="en-US" w:eastAsia="es-MX"/>
        </w:rPr>
        <w:t>"</w:t>
      </w:r>
      <w:proofErr w:type="gramStart"/>
      <w:r w:rsidRPr="008672CA">
        <w:rPr>
          <w:rFonts w:ascii="Courier New" w:eastAsia="Times New Roman" w:hAnsi="Courier New" w:cs="Courier New"/>
          <w:color w:val="A6E22E"/>
          <w:sz w:val="20"/>
          <w:szCs w:val="20"/>
          <w:lang w:val="en-US" w:eastAsia="es-MX"/>
        </w:rPr>
        <w:t>playing</w:t>
      </w:r>
      <w:proofErr w:type="gramEnd"/>
      <w:r w:rsidRPr="008672CA">
        <w:rPr>
          <w:rFonts w:ascii="Courier New" w:eastAsia="Times New Roman" w:hAnsi="Courier New" w:cs="Courier New"/>
          <w:color w:val="A6E22E"/>
          <w:sz w:val="20"/>
          <w:szCs w:val="20"/>
          <w:lang w:val="en-US" w:eastAsia="es-MX"/>
        </w:rPr>
        <w:t>"</w:t>
      </w:r>
      <w:r w:rsidRPr="008672CA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: {},</w:t>
      </w:r>
    </w:p>
    <w:p w:rsidR="008672CA" w:rsidRPr="008672CA" w:rsidRDefault="008672CA" w:rsidP="008672CA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8672CA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   </w:t>
      </w:r>
      <w:r w:rsidRPr="008672CA">
        <w:rPr>
          <w:rFonts w:ascii="Courier New" w:eastAsia="Times New Roman" w:hAnsi="Courier New" w:cs="Courier New"/>
          <w:color w:val="A6E22E"/>
          <w:sz w:val="20"/>
          <w:szCs w:val="20"/>
          <w:lang w:val="en-US" w:eastAsia="es-MX"/>
        </w:rPr>
        <w:t>"</w:t>
      </w:r>
      <w:proofErr w:type="spellStart"/>
      <w:proofErr w:type="gramStart"/>
      <w:r w:rsidRPr="008672CA">
        <w:rPr>
          <w:rFonts w:ascii="Courier New" w:eastAsia="Times New Roman" w:hAnsi="Courier New" w:cs="Courier New"/>
          <w:color w:val="A6E22E"/>
          <w:sz w:val="20"/>
          <w:szCs w:val="20"/>
          <w:lang w:val="en-US" w:eastAsia="es-MX"/>
        </w:rPr>
        <w:t>headerClass</w:t>
      </w:r>
      <w:proofErr w:type="spellEnd"/>
      <w:proofErr w:type="gramEnd"/>
      <w:r w:rsidRPr="008672CA">
        <w:rPr>
          <w:rFonts w:ascii="Courier New" w:eastAsia="Times New Roman" w:hAnsi="Courier New" w:cs="Courier New"/>
          <w:color w:val="A6E22E"/>
          <w:sz w:val="20"/>
          <w:szCs w:val="20"/>
          <w:lang w:val="en-US" w:eastAsia="es-MX"/>
        </w:rPr>
        <w:t>"</w:t>
      </w:r>
      <w:r w:rsidRPr="008672CA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: [</w:t>
      </w:r>
      <w:r w:rsidRPr="008672CA">
        <w:rPr>
          <w:rFonts w:ascii="Courier New" w:eastAsia="Times New Roman" w:hAnsi="Courier New" w:cs="Courier New"/>
          <w:color w:val="A6E22E"/>
          <w:sz w:val="20"/>
          <w:szCs w:val="20"/>
          <w:lang w:val="en-US" w:eastAsia="es-MX"/>
        </w:rPr>
        <w:t>'header'</w:t>
      </w:r>
      <w:r w:rsidRPr="008672CA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], </w:t>
      </w:r>
    </w:p>
    <w:p w:rsidR="008672CA" w:rsidRPr="008672CA" w:rsidRDefault="008672CA" w:rsidP="008672CA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</w:pPr>
      <w:r w:rsidRPr="008672CA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lastRenderedPageBreak/>
        <w:t xml:space="preserve">     </w:t>
      </w:r>
      <w:r w:rsidRPr="008672CA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 xml:space="preserve">... lo </w:t>
      </w:r>
      <w:proofErr w:type="spellStart"/>
      <w:r w:rsidRPr="008672CA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>demas</w:t>
      </w:r>
      <w:proofErr w:type="spellEnd"/>
      <w:proofErr w:type="gramStart"/>
      <w:r w:rsidRPr="008672CA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>..</w:t>
      </w:r>
      <w:proofErr w:type="gramEnd"/>
    </w:p>
    <w:p w:rsidR="008672CA" w:rsidRPr="008672CA" w:rsidRDefault="008672CA" w:rsidP="008672CA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</w:pPr>
      <w:r w:rsidRPr="008672CA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>}</w:t>
      </w:r>
    </w:p>
    <w:p w:rsidR="008672CA" w:rsidRPr="008672CA" w:rsidRDefault="008672CA" w:rsidP="008672CA">
      <w:pPr>
        <w:shd w:val="clear" w:color="auto" w:fill="FFFFFF"/>
        <w:spacing w:before="0" w:after="0" w:line="240" w:lineRule="auto"/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</w:pPr>
      <w:r w:rsidRPr="008672CA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 xml:space="preserve">Luego en el index.js de </w:t>
      </w:r>
      <w:proofErr w:type="spellStart"/>
      <w:r w:rsidRPr="008672CA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>actions</w:t>
      </w:r>
      <w:proofErr w:type="spellEnd"/>
      <w:r w:rsidRPr="008672CA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 xml:space="preserve">, se genera una nueva </w:t>
      </w:r>
      <w:proofErr w:type="spellStart"/>
      <w:r w:rsidRPr="008672CA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>action</w:t>
      </w:r>
      <w:proofErr w:type="spellEnd"/>
      <w:r w:rsidRPr="008672CA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 xml:space="preserve"> para actualizar esta propiedad</w:t>
      </w:r>
    </w:p>
    <w:p w:rsidR="008672CA" w:rsidRPr="008672CA" w:rsidRDefault="008672CA" w:rsidP="008672CA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proofErr w:type="gramStart"/>
      <w:r w:rsidRPr="008672CA">
        <w:rPr>
          <w:rFonts w:ascii="Courier New" w:eastAsia="Times New Roman" w:hAnsi="Courier New" w:cs="Courier New"/>
          <w:b/>
          <w:bCs/>
          <w:color w:val="F92672"/>
          <w:sz w:val="20"/>
          <w:szCs w:val="20"/>
          <w:lang w:val="en-US" w:eastAsia="es-MX"/>
        </w:rPr>
        <w:t>export</w:t>
      </w:r>
      <w:proofErr w:type="gramEnd"/>
      <w:r w:rsidRPr="008672CA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</w:t>
      </w:r>
      <w:proofErr w:type="spellStart"/>
      <w:r w:rsidRPr="008672CA">
        <w:rPr>
          <w:rFonts w:ascii="Courier New" w:eastAsia="Times New Roman" w:hAnsi="Courier New" w:cs="Courier New"/>
          <w:b/>
          <w:bCs/>
          <w:color w:val="F92672"/>
          <w:sz w:val="20"/>
          <w:szCs w:val="20"/>
          <w:lang w:val="en-US" w:eastAsia="es-MX"/>
        </w:rPr>
        <w:t>const</w:t>
      </w:r>
      <w:proofErr w:type="spellEnd"/>
      <w:r w:rsidRPr="008672CA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</w:t>
      </w:r>
      <w:proofErr w:type="spellStart"/>
      <w:r w:rsidRPr="008672CA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changeClassHeader</w:t>
      </w:r>
      <w:proofErr w:type="spellEnd"/>
      <w:r w:rsidRPr="008672CA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= payload =&gt; ({</w:t>
      </w:r>
    </w:p>
    <w:p w:rsidR="008672CA" w:rsidRPr="008672CA" w:rsidRDefault="008672CA" w:rsidP="008672CA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8672CA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 </w:t>
      </w:r>
      <w:proofErr w:type="gramStart"/>
      <w:r w:rsidRPr="008672CA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type</w:t>
      </w:r>
      <w:proofErr w:type="gramEnd"/>
      <w:r w:rsidRPr="008672CA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: </w:t>
      </w:r>
      <w:proofErr w:type="spellStart"/>
      <w:r w:rsidRPr="008672CA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actions.changeClassHeader</w:t>
      </w:r>
      <w:proofErr w:type="spellEnd"/>
      <w:r w:rsidRPr="008672CA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,</w:t>
      </w:r>
    </w:p>
    <w:p w:rsidR="008672CA" w:rsidRPr="008672CA" w:rsidRDefault="008672CA" w:rsidP="008672CA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</w:pPr>
      <w:r w:rsidRPr="008672CA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 </w:t>
      </w:r>
      <w:proofErr w:type="spellStart"/>
      <w:proofErr w:type="gramStart"/>
      <w:r w:rsidRPr="008672CA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>payload</w:t>
      </w:r>
      <w:proofErr w:type="spellEnd"/>
      <w:proofErr w:type="gramEnd"/>
      <w:r w:rsidRPr="008672CA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>,</w:t>
      </w:r>
    </w:p>
    <w:p w:rsidR="008672CA" w:rsidRPr="008672CA" w:rsidRDefault="008672CA" w:rsidP="008672CA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</w:pPr>
      <w:r w:rsidRPr="008672CA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>})</w:t>
      </w:r>
    </w:p>
    <w:p w:rsidR="008672CA" w:rsidRPr="008672CA" w:rsidRDefault="008672CA" w:rsidP="008672CA">
      <w:pPr>
        <w:shd w:val="clear" w:color="auto" w:fill="FFFFFF"/>
        <w:spacing w:before="0" w:after="0" w:line="240" w:lineRule="auto"/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</w:pPr>
      <w:r w:rsidRPr="008672CA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 xml:space="preserve">En el </w:t>
      </w:r>
      <w:proofErr w:type="spellStart"/>
      <w:r w:rsidRPr="008672CA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>el</w:t>
      </w:r>
      <w:proofErr w:type="spellEnd"/>
      <w:r w:rsidRPr="008672CA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 xml:space="preserve"> index.js de los reduces, se crea un nuevo case, que reciba y realice la </w:t>
      </w:r>
      <w:proofErr w:type="spellStart"/>
      <w:r w:rsidRPr="008672CA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>actualziación</w:t>
      </w:r>
      <w:proofErr w:type="spellEnd"/>
      <w:r w:rsidRPr="008672CA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 xml:space="preserve"> del </w:t>
      </w:r>
      <w:proofErr w:type="spellStart"/>
      <w:r w:rsidRPr="008672CA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>state</w:t>
      </w:r>
      <w:proofErr w:type="spellEnd"/>
      <w:r w:rsidRPr="008672CA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 xml:space="preserve">, con el cambio en la propiedad del </w:t>
      </w:r>
      <w:proofErr w:type="spellStart"/>
      <w:r w:rsidRPr="008672CA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>state</w:t>
      </w:r>
      <w:proofErr w:type="spellEnd"/>
      <w:r w:rsidRPr="008672CA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 xml:space="preserve"> que almacena las clases.</w:t>
      </w:r>
    </w:p>
    <w:p w:rsidR="008672CA" w:rsidRPr="008672CA" w:rsidRDefault="008672CA" w:rsidP="008672CA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8672CA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 xml:space="preserve">    </w:t>
      </w:r>
      <w:proofErr w:type="gramStart"/>
      <w:r w:rsidRPr="008672CA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case</w:t>
      </w:r>
      <w:proofErr w:type="gramEnd"/>
      <w:r w:rsidRPr="008672CA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</w:t>
      </w:r>
      <w:proofErr w:type="spellStart"/>
      <w:r w:rsidRPr="008672CA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actions.changeClassHeader</w:t>
      </w:r>
      <w:proofErr w:type="spellEnd"/>
      <w:r w:rsidRPr="008672CA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:</w:t>
      </w:r>
    </w:p>
    <w:p w:rsidR="008672CA" w:rsidRPr="008672CA" w:rsidRDefault="008672CA" w:rsidP="008672CA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</w:p>
    <w:p w:rsidR="008672CA" w:rsidRPr="008672CA" w:rsidRDefault="008672CA" w:rsidP="008672CA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8672CA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     </w:t>
      </w:r>
      <w:proofErr w:type="spellStart"/>
      <w:r w:rsidRPr="008672CA">
        <w:rPr>
          <w:rFonts w:ascii="Courier New" w:eastAsia="Times New Roman" w:hAnsi="Courier New" w:cs="Courier New"/>
          <w:b/>
          <w:bCs/>
          <w:color w:val="F92672"/>
          <w:sz w:val="20"/>
          <w:szCs w:val="20"/>
          <w:lang w:val="en-US" w:eastAsia="es-MX"/>
        </w:rPr>
        <w:t>state</w:t>
      </w:r>
      <w:r w:rsidRPr="008672CA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.headerClass</w:t>
      </w:r>
      <w:proofErr w:type="spellEnd"/>
      <w:r w:rsidRPr="008672CA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= </w:t>
      </w:r>
      <w:proofErr w:type="spellStart"/>
      <w:r w:rsidRPr="008672CA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action.payload</w:t>
      </w:r>
      <w:proofErr w:type="spellEnd"/>
    </w:p>
    <w:p w:rsidR="008672CA" w:rsidRPr="008672CA" w:rsidRDefault="008672CA" w:rsidP="008672CA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8672CA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     </w:t>
      </w:r>
      <w:proofErr w:type="gramStart"/>
      <w:r w:rsidRPr="008672CA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console.</w:t>
      </w:r>
      <w:r w:rsidRPr="008672CA">
        <w:rPr>
          <w:rFonts w:ascii="Courier New" w:eastAsia="Times New Roman" w:hAnsi="Courier New" w:cs="Courier New"/>
          <w:b/>
          <w:bCs/>
          <w:color w:val="F92672"/>
          <w:sz w:val="20"/>
          <w:szCs w:val="20"/>
          <w:lang w:val="en-US" w:eastAsia="es-MX"/>
        </w:rPr>
        <w:t>log</w:t>
      </w:r>
      <w:r w:rsidRPr="008672CA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(</w:t>
      </w:r>
      <w:proofErr w:type="gramEnd"/>
      <w:r w:rsidRPr="008672CA">
        <w:rPr>
          <w:rFonts w:ascii="Courier New" w:eastAsia="Times New Roman" w:hAnsi="Courier New" w:cs="Courier New"/>
          <w:b/>
          <w:bCs/>
          <w:color w:val="F92672"/>
          <w:sz w:val="20"/>
          <w:szCs w:val="20"/>
          <w:lang w:val="en-US" w:eastAsia="es-MX"/>
        </w:rPr>
        <w:t>state</w:t>
      </w:r>
      <w:r w:rsidRPr="008672CA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)</w:t>
      </w:r>
    </w:p>
    <w:p w:rsidR="008672CA" w:rsidRPr="008672CA" w:rsidRDefault="008672CA" w:rsidP="008672CA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8672CA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     </w:t>
      </w:r>
      <w:proofErr w:type="gramStart"/>
      <w:r w:rsidRPr="008672CA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>return</w:t>
      </w:r>
      <w:proofErr w:type="gramEnd"/>
      <w:r w:rsidRPr="008672CA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{</w:t>
      </w:r>
    </w:p>
    <w:p w:rsidR="008672CA" w:rsidRPr="008672CA" w:rsidRDefault="008672CA" w:rsidP="008672CA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8672CA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       ...</w:t>
      </w:r>
      <w:r w:rsidRPr="008672CA">
        <w:rPr>
          <w:rFonts w:ascii="Courier New" w:eastAsia="Times New Roman" w:hAnsi="Courier New" w:cs="Courier New"/>
          <w:b/>
          <w:bCs/>
          <w:color w:val="F92672"/>
          <w:sz w:val="20"/>
          <w:szCs w:val="20"/>
          <w:lang w:val="en-US" w:eastAsia="es-MX"/>
        </w:rPr>
        <w:t>state</w:t>
      </w:r>
      <w:r w:rsidRPr="008672CA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       </w:t>
      </w:r>
    </w:p>
    <w:p w:rsidR="008672CA" w:rsidRPr="008672CA" w:rsidRDefault="008672CA" w:rsidP="008672CA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8672CA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     }</w:t>
      </w:r>
    </w:p>
    <w:p w:rsidR="008672CA" w:rsidRPr="008672CA" w:rsidRDefault="008672CA" w:rsidP="008672CA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</w:pPr>
      <w:r w:rsidRPr="008672CA">
        <w:rPr>
          <w:rFonts w:ascii="Courier New" w:eastAsia="Times New Roman" w:hAnsi="Courier New" w:cs="Courier New"/>
          <w:color w:val="FFFFFF"/>
          <w:sz w:val="20"/>
          <w:szCs w:val="20"/>
          <w:lang w:val="en-US" w:eastAsia="es-MX"/>
        </w:rPr>
        <w:t xml:space="preserve">      </w:t>
      </w:r>
    </w:p>
    <w:p w:rsidR="008672CA" w:rsidRPr="008672CA" w:rsidRDefault="008672CA" w:rsidP="008672CA">
      <w:pPr>
        <w:shd w:val="clear" w:color="auto" w:fill="FFFFFF"/>
        <w:spacing w:before="0" w:after="0" w:line="240" w:lineRule="auto"/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</w:pPr>
      <w:r w:rsidRPr="008672CA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 xml:space="preserve">Por último en cada </w:t>
      </w:r>
      <w:proofErr w:type="spellStart"/>
      <w:r w:rsidRPr="008672CA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>container</w:t>
      </w:r>
      <w:proofErr w:type="spellEnd"/>
      <w:r w:rsidRPr="008672CA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 xml:space="preserve">, se añade el </w:t>
      </w:r>
      <w:proofErr w:type="spellStart"/>
      <w:r w:rsidRPr="008672CA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>action</w:t>
      </w:r>
      <w:proofErr w:type="spellEnd"/>
      <w:r w:rsidRPr="008672CA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 xml:space="preserve"> y se ejecuta el un </w:t>
      </w:r>
      <w:proofErr w:type="spellStart"/>
      <w:r w:rsidRPr="008672CA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>useEffect</w:t>
      </w:r>
      <w:proofErr w:type="spellEnd"/>
      <w:r w:rsidRPr="008672CA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 xml:space="preserve"> para que no genere errores la aplicación y se </w:t>
      </w:r>
      <w:proofErr w:type="spellStart"/>
      <w:r w:rsidRPr="008672CA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>renderice</w:t>
      </w:r>
      <w:proofErr w:type="spellEnd"/>
      <w:r w:rsidRPr="008672CA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 xml:space="preserve"> el cambio de forma correcta luego de haber </w:t>
      </w:r>
      <w:proofErr w:type="spellStart"/>
      <w:r w:rsidRPr="008672CA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>renderizado</w:t>
      </w:r>
      <w:proofErr w:type="spellEnd"/>
      <w:r w:rsidRPr="008672CA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 xml:space="preserve"> el </w:t>
      </w:r>
      <w:proofErr w:type="spellStart"/>
      <w:r w:rsidRPr="008672CA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>container</w:t>
      </w:r>
      <w:proofErr w:type="spellEnd"/>
      <w:r w:rsidRPr="008672CA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 xml:space="preserve"> inicial.</w:t>
      </w:r>
    </w:p>
    <w:p w:rsidR="008672CA" w:rsidRPr="008672CA" w:rsidRDefault="008672CA" w:rsidP="008672CA">
      <w:pPr>
        <w:shd w:val="clear" w:color="auto" w:fill="FFFFFF"/>
        <w:spacing w:before="0" w:after="0" w:line="240" w:lineRule="auto"/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</w:pPr>
      <w:r w:rsidRPr="008672CA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 xml:space="preserve">Ejemplo del código en el </w:t>
      </w:r>
      <w:proofErr w:type="spellStart"/>
      <w:r w:rsidRPr="008672CA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>container</w:t>
      </w:r>
      <w:proofErr w:type="spellEnd"/>
      <w:r w:rsidRPr="008672CA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 xml:space="preserve"> </w:t>
      </w:r>
      <w:proofErr w:type="spellStart"/>
      <w:r w:rsidRPr="008672CA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>Login</w:t>
      </w:r>
      <w:proofErr w:type="spellEnd"/>
    </w:p>
    <w:p w:rsidR="008672CA" w:rsidRPr="008672CA" w:rsidRDefault="008672CA" w:rsidP="008672CA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</w:pPr>
      <w:r w:rsidRPr="008672CA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 xml:space="preserve">  </w:t>
      </w:r>
      <w:proofErr w:type="spellStart"/>
      <w:proofErr w:type="gramStart"/>
      <w:r w:rsidRPr="008672CA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>useEffect</w:t>
      </w:r>
      <w:proofErr w:type="spellEnd"/>
      <w:proofErr w:type="gramEnd"/>
      <w:r w:rsidRPr="008672CA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>(() =&gt; {</w:t>
      </w:r>
    </w:p>
    <w:p w:rsidR="008672CA" w:rsidRPr="008672CA" w:rsidRDefault="008672CA" w:rsidP="008672CA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</w:pPr>
      <w:r w:rsidRPr="008672CA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 xml:space="preserve">    </w:t>
      </w:r>
      <w:proofErr w:type="spellStart"/>
      <w:proofErr w:type="gramStart"/>
      <w:r w:rsidRPr="008672CA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>props.changeClassHeader</w:t>
      </w:r>
      <w:proofErr w:type="spellEnd"/>
      <w:r w:rsidRPr="008672CA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>(</w:t>
      </w:r>
      <w:proofErr w:type="gramEnd"/>
      <w:r w:rsidRPr="008672CA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>[</w:t>
      </w:r>
      <w:r w:rsidRPr="008672CA">
        <w:rPr>
          <w:rFonts w:ascii="Courier New" w:eastAsia="Times New Roman" w:hAnsi="Courier New" w:cs="Courier New"/>
          <w:color w:val="A6E22E"/>
          <w:sz w:val="20"/>
          <w:szCs w:val="20"/>
          <w:lang w:val="es-MX" w:eastAsia="es-MX"/>
        </w:rPr>
        <w:t>'</w:t>
      </w:r>
      <w:proofErr w:type="spellStart"/>
      <w:r w:rsidRPr="008672CA">
        <w:rPr>
          <w:rFonts w:ascii="Courier New" w:eastAsia="Times New Roman" w:hAnsi="Courier New" w:cs="Courier New"/>
          <w:color w:val="A6E22E"/>
          <w:sz w:val="20"/>
          <w:szCs w:val="20"/>
          <w:lang w:val="es-MX" w:eastAsia="es-MX"/>
        </w:rPr>
        <w:t>isLogin</w:t>
      </w:r>
      <w:proofErr w:type="spellEnd"/>
      <w:r w:rsidRPr="008672CA">
        <w:rPr>
          <w:rFonts w:ascii="Courier New" w:eastAsia="Times New Roman" w:hAnsi="Courier New" w:cs="Courier New"/>
          <w:color w:val="A6E22E"/>
          <w:sz w:val="20"/>
          <w:szCs w:val="20"/>
          <w:lang w:val="es-MX" w:eastAsia="es-MX"/>
        </w:rPr>
        <w:t>'</w:t>
      </w:r>
      <w:r w:rsidRPr="008672CA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>]);</w:t>
      </w:r>
    </w:p>
    <w:p w:rsidR="008672CA" w:rsidRPr="008672CA" w:rsidRDefault="008672CA" w:rsidP="008672CA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</w:pPr>
      <w:r w:rsidRPr="008672CA">
        <w:rPr>
          <w:rFonts w:ascii="Courier New" w:eastAsia="Times New Roman" w:hAnsi="Courier New" w:cs="Courier New"/>
          <w:color w:val="FFFFFF"/>
          <w:sz w:val="20"/>
          <w:szCs w:val="20"/>
          <w:lang w:val="es-MX" w:eastAsia="es-MX"/>
        </w:rPr>
        <w:t xml:space="preserve">  })</w:t>
      </w:r>
    </w:p>
    <w:p w:rsidR="008672CA" w:rsidRPr="008672CA" w:rsidRDefault="008672CA" w:rsidP="008672CA">
      <w:pPr>
        <w:shd w:val="clear" w:color="auto" w:fill="FFFFFF"/>
        <w:spacing w:before="0" w:after="0" w:line="240" w:lineRule="auto"/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</w:pPr>
      <w:r w:rsidRPr="008672CA">
        <w:rPr>
          <w:rFonts w:ascii="Arial" w:eastAsia="Times New Roman" w:hAnsi="Arial" w:cs="Arial"/>
          <w:color w:val="4A4A4A"/>
          <w:sz w:val="20"/>
          <w:szCs w:val="20"/>
          <w:lang w:val="es-MX" w:eastAsia="es-MX"/>
        </w:rPr>
        <w:t>Muchas gracias a todos por sus aportes en otras clases, eso me ha ayudado mucho, quedo atento a sus provechos comentarios para seguir aprendiendo</w:t>
      </w:r>
    </w:p>
    <w:p w:rsidR="008672CA" w:rsidRDefault="008672CA" w:rsidP="00845317">
      <w:pPr>
        <w:rPr>
          <w:lang w:val="es-MX"/>
        </w:rPr>
      </w:pPr>
    </w:p>
    <w:p w:rsidR="00A8278C" w:rsidRDefault="00A8278C" w:rsidP="00A8278C">
      <w:pPr>
        <w:pStyle w:val="Ttulo1"/>
      </w:pPr>
      <w:r w:rsidRPr="00A8278C">
        <w:t>Validaciones de UI</w:t>
      </w:r>
    </w:p>
    <w:p w:rsidR="00A8278C" w:rsidRPr="008672CA" w:rsidRDefault="00BE1597" w:rsidP="00BE1597">
      <w:pPr>
        <w:jc w:val="center"/>
        <w:rPr>
          <w:lang w:val="es-MX"/>
        </w:rPr>
      </w:pPr>
      <w:r w:rsidRPr="00BE1597">
        <w:rPr>
          <w:lang w:val="es-MX"/>
        </w:rPr>
        <w:drawing>
          <wp:inline distT="0" distB="0" distL="0" distR="0" wp14:anchorId="6BD1ED25" wp14:editId="16176BC6">
            <wp:extent cx="4133850" cy="1951752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36293" cy="195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317" w:rsidRDefault="00BE1597" w:rsidP="00BE1597">
      <w:pPr>
        <w:jc w:val="center"/>
      </w:pPr>
      <w:r w:rsidRPr="00BE1597">
        <w:drawing>
          <wp:inline distT="0" distB="0" distL="0" distR="0" wp14:anchorId="70FB8B47" wp14:editId="45869364">
            <wp:extent cx="3516918" cy="2159000"/>
            <wp:effectExtent l="0" t="0" r="762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b="4274"/>
                    <a:stretch/>
                  </pic:blipFill>
                  <pic:spPr bwMode="auto">
                    <a:xfrm>
                      <a:off x="0" y="0"/>
                      <a:ext cx="3522644" cy="21625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235B4" w:rsidRDefault="00B235B4" w:rsidP="00B235B4">
      <w:pPr>
        <w:pStyle w:val="Ttulo1"/>
      </w:pPr>
      <w:r w:rsidRPr="00B235B4">
        <w:lastRenderedPageBreak/>
        <w:t>Debug con Redux Devtools</w:t>
      </w:r>
    </w:p>
    <w:p w:rsidR="00B235B4" w:rsidRDefault="00B235B4" w:rsidP="00B235B4">
      <w:pPr>
        <w:pStyle w:val="NormalWeb"/>
        <w:shd w:val="clear" w:color="auto" w:fill="FFFFFF"/>
        <w:spacing w:before="113" w:beforeAutospacing="0" w:after="113" w:afterAutospacing="0"/>
        <w:rPr>
          <w:rFonts w:ascii="Arial" w:hAnsi="Arial" w:cs="Arial"/>
          <w:color w:val="273B47"/>
        </w:rPr>
      </w:pPr>
      <w:proofErr w:type="spellStart"/>
      <w:r>
        <w:rPr>
          <w:rFonts w:ascii="Arial" w:hAnsi="Arial" w:cs="Arial"/>
          <w:color w:val="273B47"/>
        </w:rPr>
        <w:t>Redux</w:t>
      </w:r>
      <w:proofErr w:type="spellEnd"/>
      <w:r>
        <w:rPr>
          <w:rFonts w:ascii="Arial" w:hAnsi="Arial" w:cs="Arial"/>
          <w:color w:val="273B47"/>
        </w:rPr>
        <w:t xml:space="preserve"> </w:t>
      </w:r>
      <w:proofErr w:type="spellStart"/>
      <w:r>
        <w:rPr>
          <w:rFonts w:ascii="Arial" w:hAnsi="Arial" w:cs="Arial"/>
          <w:color w:val="273B47"/>
        </w:rPr>
        <w:t>Dev</w:t>
      </w:r>
      <w:proofErr w:type="spellEnd"/>
      <w:r>
        <w:rPr>
          <w:rFonts w:ascii="Arial" w:hAnsi="Arial" w:cs="Arial"/>
          <w:color w:val="273B47"/>
        </w:rPr>
        <w:t xml:space="preserve"> Tools nos va a servir mucho para entender mejor el flujo de nuestra información en nuestra aplicación y poder realizar </w:t>
      </w:r>
      <w:proofErr w:type="spellStart"/>
      <w:r>
        <w:rPr>
          <w:rFonts w:ascii="Arial" w:hAnsi="Arial" w:cs="Arial"/>
          <w:color w:val="273B47"/>
        </w:rPr>
        <w:t>debugging</w:t>
      </w:r>
      <w:proofErr w:type="spellEnd"/>
      <w:r>
        <w:rPr>
          <w:rFonts w:ascii="Arial" w:hAnsi="Arial" w:cs="Arial"/>
          <w:color w:val="273B47"/>
        </w:rPr>
        <w:t xml:space="preserve"> de manera sencilla.</w:t>
      </w:r>
    </w:p>
    <w:p w:rsidR="00B235B4" w:rsidRDefault="00B235B4" w:rsidP="00B235B4">
      <w:pPr>
        <w:pStyle w:val="NormalWeb"/>
        <w:shd w:val="clear" w:color="auto" w:fill="FFFFFF"/>
        <w:spacing w:before="113" w:beforeAutospacing="0" w:after="113" w:afterAutospacing="0"/>
        <w:rPr>
          <w:rFonts w:ascii="Arial" w:hAnsi="Arial" w:cs="Arial"/>
          <w:color w:val="273B47"/>
        </w:rPr>
      </w:pPr>
      <w:r>
        <w:rPr>
          <w:rFonts w:ascii="Arial" w:hAnsi="Arial" w:cs="Arial"/>
          <w:color w:val="273B47"/>
        </w:rPr>
        <w:t>Solamente necesitas instalar la extensión según el navegador que tengas:</w:t>
      </w:r>
    </w:p>
    <w:p w:rsidR="00B235B4" w:rsidRDefault="00B235B4" w:rsidP="00B235B4">
      <w:pPr>
        <w:numPr>
          <w:ilvl w:val="0"/>
          <w:numId w:val="26"/>
        </w:numPr>
        <w:shd w:val="clear" w:color="auto" w:fill="FFFFFF"/>
        <w:spacing w:before="0" w:after="0" w:line="240" w:lineRule="auto"/>
        <w:ind w:left="113" w:right="113"/>
        <w:rPr>
          <w:rFonts w:ascii="Arial" w:hAnsi="Arial" w:cs="Arial"/>
          <w:color w:val="273B47"/>
        </w:rPr>
      </w:pPr>
      <w:hyperlink r:id="rId40" w:tgtFrame="_blank" w:history="1">
        <w:proofErr w:type="spellStart"/>
        <w:r>
          <w:rPr>
            <w:rStyle w:val="Hipervnculo"/>
            <w:rFonts w:ascii="Arial" w:hAnsi="Arial" w:cs="Arial"/>
            <w:color w:val="0791E6"/>
          </w:rPr>
          <w:t>Chrome</w:t>
        </w:r>
        <w:proofErr w:type="spellEnd"/>
      </w:hyperlink>
    </w:p>
    <w:p w:rsidR="00B235B4" w:rsidRDefault="00B235B4" w:rsidP="00B235B4">
      <w:pPr>
        <w:numPr>
          <w:ilvl w:val="0"/>
          <w:numId w:val="26"/>
        </w:numPr>
        <w:shd w:val="clear" w:color="auto" w:fill="FFFFFF"/>
        <w:spacing w:before="0" w:after="0" w:line="240" w:lineRule="auto"/>
        <w:ind w:left="113" w:right="113"/>
        <w:rPr>
          <w:rFonts w:ascii="Arial" w:hAnsi="Arial" w:cs="Arial"/>
          <w:color w:val="273B47"/>
        </w:rPr>
      </w:pPr>
      <w:hyperlink r:id="rId41" w:tgtFrame="_blank" w:history="1">
        <w:r>
          <w:rPr>
            <w:rStyle w:val="Hipervnculo"/>
            <w:rFonts w:ascii="Arial" w:hAnsi="Arial" w:cs="Arial"/>
            <w:color w:val="0791E6"/>
          </w:rPr>
          <w:t>Firefox</w:t>
        </w:r>
      </w:hyperlink>
    </w:p>
    <w:p w:rsidR="00B235B4" w:rsidRDefault="00B235B4" w:rsidP="00B235B4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273B47"/>
        </w:rPr>
      </w:pPr>
      <w:r>
        <w:rPr>
          <w:rFonts w:ascii="Arial" w:hAnsi="Arial" w:cs="Arial"/>
          <w:color w:val="273B47"/>
        </w:rPr>
        <w:t>Una vez instalado dentro de nuestro </w:t>
      </w:r>
      <w:r>
        <w:rPr>
          <w:rStyle w:val="CdigoHTML"/>
          <w:color w:val="273B47"/>
        </w:rPr>
        <w:t>index.js</w:t>
      </w:r>
      <w:r>
        <w:rPr>
          <w:rFonts w:ascii="Arial" w:hAnsi="Arial" w:cs="Arial"/>
          <w:color w:val="273B47"/>
        </w:rPr>
        <w:t> vamos a añadir el siguiente código:</w:t>
      </w:r>
    </w:p>
    <w:p w:rsidR="00B235B4" w:rsidRPr="00B235B4" w:rsidRDefault="00B235B4" w:rsidP="00B235B4">
      <w:pPr>
        <w:pStyle w:val="HTMLconformatoprevio"/>
        <w:shd w:val="clear" w:color="auto" w:fill="333333"/>
        <w:rPr>
          <w:rStyle w:val="CdigoHTML"/>
          <w:color w:val="DDDDDD"/>
          <w:shd w:val="clear" w:color="auto" w:fill="272822"/>
          <w:lang w:val="en-US"/>
        </w:rPr>
      </w:pPr>
      <w:r w:rsidRPr="00B235B4">
        <w:rPr>
          <w:rStyle w:val="hljs-comment"/>
          <w:color w:val="75715E"/>
          <w:shd w:val="clear" w:color="auto" w:fill="272822"/>
          <w:lang w:val="en-US"/>
        </w:rPr>
        <w:t xml:space="preserve">// </w:t>
      </w:r>
      <w:proofErr w:type="spellStart"/>
      <w:r w:rsidRPr="00B235B4">
        <w:rPr>
          <w:rStyle w:val="hljs-comment"/>
          <w:color w:val="75715E"/>
          <w:shd w:val="clear" w:color="auto" w:fill="272822"/>
          <w:lang w:val="en-US"/>
        </w:rPr>
        <w:t>importamos</w:t>
      </w:r>
      <w:proofErr w:type="spellEnd"/>
      <w:r w:rsidRPr="00B235B4">
        <w:rPr>
          <w:rStyle w:val="hljs-comment"/>
          <w:color w:val="75715E"/>
          <w:shd w:val="clear" w:color="auto" w:fill="272822"/>
          <w:lang w:val="en-US"/>
        </w:rPr>
        <w:t xml:space="preserve"> compose  </w:t>
      </w:r>
    </w:p>
    <w:p w:rsidR="00B235B4" w:rsidRPr="00B235B4" w:rsidRDefault="00B235B4" w:rsidP="00B235B4">
      <w:pPr>
        <w:pStyle w:val="HTMLconformatoprevio"/>
        <w:shd w:val="clear" w:color="auto" w:fill="333333"/>
        <w:rPr>
          <w:rStyle w:val="CdigoHTML"/>
          <w:color w:val="DDDDDD"/>
          <w:shd w:val="clear" w:color="auto" w:fill="272822"/>
          <w:lang w:val="en-US"/>
        </w:rPr>
      </w:pPr>
      <w:proofErr w:type="gramStart"/>
      <w:r w:rsidRPr="00B235B4">
        <w:rPr>
          <w:rStyle w:val="hljs-keyword"/>
          <w:b/>
          <w:bCs/>
          <w:color w:val="F92672"/>
          <w:shd w:val="clear" w:color="auto" w:fill="272822"/>
          <w:lang w:val="en-US"/>
        </w:rPr>
        <w:t>import</w:t>
      </w:r>
      <w:proofErr w:type="gramEnd"/>
      <w:r w:rsidRPr="00B235B4">
        <w:rPr>
          <w:rStyle w:val="CdigoHTML"/>
          <w:color w:val="DDDDDD"/>
          <w:shd w:val="clear" w:color="auto" w:fill="272822"/>
          <w:lang w:val="en-US"/>
        </w:rPr>
        <w:t xml:space="preserve"> { </w:t>
      </w:r>
      <w:proofErr w:type="spellStart"/>
      <w:r w:rsidRPr="00B235B4">
        <w:rPr>
          <w:rStyle w:val="CdigoHTML"/>
          <w:color w:val="DDDDDD"/>
          <w:shd w:val="clear" w:color="auto" w:fill="272822"/>
          <w:lang w:val="en-US"/>
        </w:rPr>
        <w:t>createStore</w:t>
      </w:r>
      <w:proofErr w:type="spellEnd"/>
      <w:r w:rsidRPr="00B235B4">
        <w:rPr>
          <w:rStyle w:val="CdigoHTML"/>
          <w:color w:val="DDDDDD"/>
          <w:shd w:val="clear" w:color="auto" w:fill="272822"/>
          <w:lang w:val="en-US"/>
        </w:rPr>
        <w:t xml:space="preserve">, compose } </w:t>
      </w:r>
      <w:r w:rsidRPr="00B235B4">
        <w:rPr>
          <w:rStyle w:val="hljs-keyword"/>
          <w:b/>
          <w:bCs/>
          <w:color w:val="F92672"/>
          <w:shd w:val="clear" w:color="auto" w:fill="272822"/>
          <w:lang w:val="en-US"/>
        </w:rPr>
        <w:t>from</w:t>
      </w:r>
      <w:r w:rsidRPr="00B235B4">
        <w:rPr>
          <w:rStyle w:val="CdigoHTML"/>
          <w:color w:val="DDDDDD"/>
          <w:shd w:val="clear" w:color="auto" w:fill="272822"/>
          <w:lang w:val="en-US"/>
        </w:rPr>
        <w:t xml:space="preserve"> ‘</w:t>
      </w:r>
      <w:proofErr w:type="spellStart"/>
      <w:r w:rsidRPr="00B235B4">
        <w:rPr>
          <w:rStyle w:val="CdigoHTML"/>
          <w:color w:val="DDDDDD"/>
          <w:shd w:val="clear" w:color="auto" w:fill="272822"/>
          <w:lang w:val="en-US"/>
        </w:rPr>
        <w:t>redux</w:t>
      </w:r>
      <w:proofErr w:type="spellEnd"/>
      <w:r w:rsidRPr="00B235B4">
        <w:rPr>
          <w:rStyle w:val="CdigoHTML"/>
          <w:color w:val="DDDDDD"/>
          <w:shd w:val="clear" w:color="auto" w:fill="272822"/>
          <w:lang w:val="en-US"/>
        </w:rPr>
        <w:t xml:space="preserve">’;  </w:t>
      </w:r>
    </w:p>
    <w:p w:rsidR="00B235B4" w:rsidRPr="00B235B4" w:rsidRDefault="00B235B4" w:rsidP="00B235B4">
      <w:pPr>
        <w:pStyle w:val="HTMLconformatoprevio"/>
        <w:shd w:val="clear" w:color="auto" w:fill="333333"/>
        <w:rPr>
          <w:rStyle w:val="CdigoHTML"/>
          <w:color w:val="DDDDDD"/>
          <w:shd w:val="clear" w:color="auto" w:fill="272822"/>
          <w:lang w:val="en-US"/>
        </w:rPr>
      </w:pPr>
      <w:r w:rsidRPr="00B235B4">
        <w:rPr>
          <w:rStyle w:val="CdigoHTML"/>
          <w:color w:val="DDDDDD"/>
          <w:shd w:val="clear" w:color="auto" w:fill="272822"/>
          <w:lang w:val="en-US"/>
        </w:rPr>
        <w:t xml:space="preserve">...  </w:t>
      </w:r>
    </w:p>
    <w:p w:rsidR="00B235B4" w:rsidRPr="00B235B4" w:rsidRDefault="00B235B4" w:rsidP="00B235B4">
      <w:pPr>
        <w:pStyle w:val="HTMLconformatoprevio"/>
        <w:shd w:val="clear" w:color="auto" w:fill="333333"/>
        <w:rPr>
          <w:rStyle w:val="CdigoHTML"/>
          <w:color w:val="DDDDDD"/>
          <w:shd w:val="clear" w:color="auto" w:fill="272822"/>
          <w:lang w:val="en-US"/>
        </w:rPr>
      </w:pPr>
      <w:r w:rsidRPr="00B235B4">
        <w:rPr>
          <w:rStyle w:val="CdigoHTML"/>
          <w:color w:val="DDDDDD"/>
          <w:shd w:val="clear" w:color="auto" w:fill="272822"/>
          <w:lang w:val="en-US"/>
        </w:rPr>
        <w:t xml:space="preserve">  </w:t>
      </w:r>
    </w:p>
    <w:p w:rsidR="00B235B4" w:rsidRPr="00B235B4" w:rsidRDefault="00B235B4" w:rsidP="00B235B4">
      <w:pPr>
        <w:pStyle w:val="HTMLconformatoprevio"/>
        <w:shd w:val="clear" w:color="auto" w:fill="333333"/>
        <w:rPr>
          <w:rStyle w:val="CdigoHTML"/>
          <w:color w:val="DDDDDD"/>
          <w:shd w:val="clear" w:color="auto" w:fill="272822"/>
          <w:lang w:val="en-US"/>
        </w:rPr>
      </w:pPr>
      <w:r w:rsidRPr="00B235B4">
        <w:rPr>
          <w:rStyle w:val="CdigoHTML"/>
          <w:color w:val="DDDDDD"/>
          <w:shd w:val="clear" w:color="auto" w:fill="272822"/>
          <w:lang w:val="en-US"/>
        </w:rPr>
        <w:t xml:space="preserve">  </w:t>
      </w:r>
    </w:p>
    <w:p w:rsidR="00B235B4" w:rsidRPr="00B235B4" w:rsidRDefault="00B235B4" w:rsidP="00B235B4">
      <w:pPr>
        <w:pStyle w:val="HTMLconformatoprevio"/>
        <w:shd w:val="clear" w:color="auto" w:fill="333333"/>
        <w:rPr>
          <w:rStyle w:val="CdigoHTML"/>
          <w:color w:val="DDDDDD"/>
          <w:shd w:val="clear" w:color="auto" w:fill="272822"/>
          <w:lang w:val="en-US"/>
        </w:rPr>
      </w:pPr>
      <w:proofErr w:type="spellStart"/>
      <w:proofErr w:type="gramStart"/>
      <w:r w:rsidRPr="00B235B4">
        <w:rPr>
          <w:rStyle w:val="CdigoHTML"/>
          <w:color w:val="DDDDDD"/>
          <w:shd w:val="clear" w:color="auto" w:fill="272822"/>
          <w:lang w:val="en-US"/>
        </w:rPr>
        <w:t>const</w:t>
      </w:r>
      <w:proofErr w:type="spellEnd"/>
      <w:proofErr w:type="gramEnd"/>
      <w:r w:rsidRPr="00B235B4">
        <w:rPr>
          <w:rStyle w:val="CdigoHTML"/>
          <w:color w:val="DDDDDD"/>
          <w:shd w:val="clear" w:color="auto" w:fill="272822"/>
          <w:lang w:val="en-US"/>
        </w:rPr>
        <w:t xml:space="preserve"> </w:t>
      </w:r>
      <w:proofErr w:type="spellStart"/>
      <w:r w:rsidRPr="00B235B4">
        <w:rPr>
          <w:rStyle w:val="CdigoHTML"/>
          <w:color w:val="DDDDDD"/>
          <w:shd w:val="clear" w:color="auto" w:fill="272822"/>
          <w:lang w:val="en-US"/>
        </w:rPr>
        <w:t>composeEnhancers</w:t>
      </w:r>
      <w:proofErr w:type="spellEnd"/>
      <w:r w:rsidRPr="00B235B4">
        <w:rPr>
          <w:rStyle w:val="CdigoHTML"/>
          <w:color w:val="DDDDDD"/>
          <w:shd w:val="clear" w:color="auto" w:fill="272822"/>
          <w:lang w:val="en-US"/>
        </w:rPr>
        <w:t xml:space="preserve"> = </w:t>
      </w:r>
      <w:proofErr w:type="spellStart"/>
      <w:r w:rsidRPr="00B235B4">
        <w:rPr>
          <w:rStyle w:val="hljs-builtin"/>
          <w:color w:val="A6E22E"/>
          <w:shd w:val="clear" w:color="auto" w:fill="272822"/>
          <w:lang w:val="en-US"/>
        </w:rPr>
        <w:t>window</w:t>
      </w:r>
      <w:r w:rsidRPr="00B235B4">
        <w:rPr>
          <w:rStyle w:val="CdigoHTML"/>
          <w:color w:val="DDDDDD"/>
          <w:shd w:val="clear" w:color="auto" w:fill="272822"/>
          <w:lang w:val="en-US"/>
        </w:rPr>
        <w:t>.__REDUX_DEVTOOLS_EXTENSION_COMPOSE</w:t>
      </w:r>
      <w:proofErr w:type="spellEnd"/>
      <w:r w:rsidRPr="00B235B4">
        <w:rPr>
          <w:rStyle w:val="CdigoHTML"/>
          <w:color w:val="DDDDDD"/>
          <w:shd w:val="clear" w:color="auto" w:fill="272822"/>
          <w:lang w:val="en-US"/>
        </w:rPr>
        <w:t xml:space="preserve">__ || compose  </w:t>
      </w:r>
    </w:p>
    <w:p w:rsidR="00B235B4" w:rsidRPr="00B235B4" w:rsidRDefault="00B235B4" w:rsidP="00B235B4">
      <w:pPr>
        <w:pStyle w:val="HTMLconformatoprevio"/>
        <w:shd w:val="clear" w:color="auto" w:fill="333333"/>
        <w:rPr>
          <w:rStyle w:val="CdigoHTML"/>
          <w:color w:val="DDDDDD"/>
          <w:shd w:val="clear" w:color="auto" w:fill="272822"/>
          <w:lang w:val="en-US"/>
        </w:rPr>
      </w:pPr>
      <w:r w:rsidRPr="00B235B4">
        <w:rPr>
          <w:rStyle w:val="CdigoHTML"/>
          <w:color w:val="DDDDDD"/>
          <w:shd w:val="clear" w:color="auto" w:fill="272822"/>
          <w:lang w:val="en-US"/>
        </w:rPr>
        <w:t xml:space="preserve">  </w:t>
      </w:r>
    </w:p>
    <w:p w:rsidR="00B235B4" w:rsidRPr="00B235B4" w:rsidRDefault="00B235B4" w:rsidP="00B235B4">
      <w:pPr>
        <w:pStyle w:val="HTMLconformatoprevio"/>
        <w:shd w:val="clear" w:color="auto" w:fill="333333"/>
        <w:rPr>
          <w:rFonts w:ascii="Courier New" w:hAnsi="Courier New" w:cs="Courier New"/>
          <w:color w:val="FFFFFF"/>
          <w:sz w:val="21"/>
          <w:szCs w:val="21"/>
          <w:lang w:val="en-US"/>
        </w:rPr>
      </w:pPr>
      <w:proofErr w:type="spellStart"/>
      <w:proofErr w:type="gramStart"/>
      <w:r w:rsidRPr="00B235B4">
        <w:rPr>
          <w:rStyle w:val="hljs-keyword"/>
          <w:b/>
          <w:bCs/>
          <w:color w:val="F92672"/>
          <w:shd w:val="clear" w:color="auto" w:fill="272822"/>
          <w:lang w:val="en-US"/>
        </w:rPr>
        <w:t>const</w:t>
      </w:r>
      <w:proofErr w:type="spellEnd"/>
      <w:proofErr w:type="gramEnd"/>
      <w:r w:rsidRPr="00B235B4">
        <w:rPr>
          <w:rStyle w:val="CdigoHTML"/>
          <w:color w:val="DDDDDD"/>
          <w:shd w:val="clear" w:color="auto" w:fill="272822"/>
          <w:lang w:val="en-US"/>
        </w:rPr>
        <w:t xml:space="preserve"> store = </w:t>
      </w:r>
      <w:proofErr w:type="spellStart"/>
      <w:r w:rsidRPr="00B235B4">
        <w:rPr>
          <w:rStyle w:val="CdigoHTML"/>
          <w:color w:val="DDDDDD"/>
          <w:shd w:val="clear" w:color="auto" w:fill="272822"/>
          <w:lang w:val="en-US"/>
        </w:rPr>
        <w:t>createStore</w:t>
      </w:r>
      <w:proofErr w:type="spellEnd"/>
      <w:r w:rsidRPr="00B235B4">
        <w:rPr>
          <w:rStyle w:val="CdigoHTML"/>
          <w:color w:val="DDDDDD"/>
          <w:shd w:val="clear" w:color="auto" w:fill="272822"/>
          <w:lang w:val="en-US"/>
        </w:rPr>
        <w:t xml:space="preserve">(reducer, </w:t>
      </w:r>
      <w:proofErr w:type="spellStart"/>
      <w:r w:rsidRPr="00B235B4">
        <w:rPr>
          <w:rStyle w:val="CdigoHTML"/>
          <w:color w:val="DDDDDD"/>
          <w:shd w:val="clear" w:color="auto" w:fill="272822"/>
          <w:lang w:val="en-US"/>
        </w:rPr>
        <w:t>initialState</w:t>
      </w:r>
      <w:proofErr w:type="spellEnd"/>
      <w:r w:rsidRPr="00B235B4">
        <w:rPr>
          <w:rStyle w:val="CdigoHTML"/>
          <w:color w:val="DDDDDD"/>
          <w:shd w:val="clear" w:color="auto" w:fill="272822"/>
          <w:lang w:val="en-US"/>
        </w:rPr>
        <w:t xml:space="preserve">, </w:t>
      </w:r>
      <w:proofErr w:type="spellStart"/>
      <w:r w:rsidRPr="00B235B4">
        <w:rPr>
          <w:rStyle w:val="CdigoHTML"/>
          <w:color w:val="DDDDDD"/>
          <w:shd w:val="clear" w:color="auto" w:fill="272822"/>
          <w:lang w:val="en-US"/>
        </w:rPr>
        <w:t>composeEnhancers</w:t>
      </w:r>
      <w:proofErr w:type="spellEnd"/>
      <w:r w:rsidRPr="00B235B4">
        <w:rPr>
          <w:rStyle w:val="CdigoHTML"/>
          <w:color w:val="DDDDDD"/>
          <w:shd w:val="clear" w:color="auto" w:fill="272822"/>
          <w:lang w:val="en-US"/>
        </w:rPr>
        <w:t xml:space="preserve">  </w:t>
      </w:r>
    </w:p>
    <w:p w:rsidR="00FF395C" w:rsidRDefault="00FF395C" w:rsidP="00845317">
      <w:pPr>
        <w:rPr>
          <w:lang w:val="en-US"/>
        </w:rPr>
      </w:pPr>
    </w:p>
    <w:p w:rsidR="00FF395C" w:rsidRDefault="00FF395C" w:rsidP="00845317">
      <w:pPr>
        <w:rPr>
          <w:lang w:val="en-US"/>
        </w:rPr>
      </w:pPr>
    </w:p>
    <w:p w:rsidR="00FF395C" w:rsidRDefault="00FF395C" w:rsidP="00845317">
      <w:pPr>
        <w:rPr>
          <w:lang w:val="en-US"/>
        </w:rPr>
      </w:pPr>
    </w:p>
    <w:p w:rsidR="00FF395C" w:rsidRDefault="00FF395C" w:rsidP="00845317">
      <w:pPr>
        <w:rPr>
          <w:lang w:val="en-US"/>
        </w:rPr>
      </w:pPr>
    </w:p>
    <w:p w:rsidR="00FF395C" w:rsidRDefault="00FF395C" w:rsidP="00FF395C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Reto solucionado:</w:t>
      </w:r>
    </w:p>
    <w:p w:rsidR="00FF395C" w:rsidRDefault="00FF395C" w:rsidP="00FF395C">
      <w:pPr>
        <w:numPr>
          <w:ilvl w:val="0"/>
          <w:numId w:val="27"/>
        </w:numPr>
        <w:shd w:val="clear" w:color="auto" w:fill="FFFFFF"/>
        <w:spacing w:before="0" w:after="0" w:line="240" w:lineRule="auto"/>
        <w:ind w:left="0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 xml:space="preserve">Dentro del JSON que se encuentra en index.js puse un </w:t>
      </w:r>
      <w:proofErr w:type="spellStart"/>
      <w:r>
        <w:rPr>
          <w:rFonts w:ascii="Arial" w:hAnsi="Arial" w:cs="Arial"/>
          <w:color w:val="4A4A4A"/>
        </w:rPr>
        <w:t>array</w:t>
      </w:r>
      <w:proofErr w:type="spellEnd"/>
      <w:r>
        <w:rPr>
          <w:rFonts w:ascii="Arial" w:hAnsi="Arial" w:cs="Arial"/>
          <w:color w:val="4A4A4A"/>
        </w:rPr>
        <w:t xml:space="preserve"> con todo el contenido: </w:t>
      </w:r>
      <w:proofErr w:type="spellStart"/>
      <w:r>
        <w:rPr>
          <w:rFonts w:ascii="Arial" w:hAnsi="Arial" w:cs="Arial"/>
          <w:color w:val="4A4A4A"/>
        </w:rPr>
        <w:t>content</w:t>
      </w:r>
      <w:proofErr w:type="spellEnd"/>
      <w:r>
        <w:rPr>
          <w:rFonts w:ascii="Arial" w:hAnsi="Arial" w:cs="Arial"/>
          <w:color w:val="4A4A4A"/>
        </w:rPr>
        <w:t>.</w:t>
      </w:r>
    </w:p>
    <w:p w:rsidR="00FF395C" w:rsidRDefault="00FF395C" w:rsidP="00FF395C">
      <w:pPr>
        <w:numPr>
          <w:ilvl w:val="0"/>
          <w:numId w:val="27"/>
        </w:numPr>
        <w:shd w:val="clear" w:color="auto" w:fill="FFFFFF"/>
        <w:spacing w:before="0" w:after="0" w:line="240" w:lineRule="auto"/>
        <w:ind w:left="0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 xml:space="preserve">Generé un </w:t>
      </w:r>
      <w:proofErr w:type="spellStart"/>
      <w:r>
        <w:rPr>
          <w:rFonts w:ascii="Arial" w:hAnsi="Arial" w:cs="Arial"/>
          <w:color w:val="4A4A4A"/>
        </w:rPr>
        <w:t>action</w:t>
      </w:r>
      <w:proofErr w:type="spellEnd"/>
      <w:r>
        <w:rPr>
          <w:rFonts w:ascii="Arial" w:hAnsi="Arial" w:cs="Arial"/>
          <w:color w:val="4A4A4A"/>
        </w:rPr>
        <w:t xml:space="preserve"> con el nombre </w:t>
      </w:r>
      <w:proofErr w:type="spellStart"/>
      <w:r>
        <w:rPr>
          <w:rFonts w:ascii="Arial" w:hAnsi="Arial" w:cs="Arial"/>
          <w:color w:val="4A4A4A"/>
        </w:rPr>
        <w:t>searchVideo</w:t>
      </w:r>
      <w:proofErr w:type="spellEnd"/>
      <w:r>
        <w:rPr>
          <w:rFonts w:ascii="Arial" w:hAnsi="Arial" w:cs="Arial"/>
          <w:color w:val="4A4A4A"/>
        </w:rPr>
        <w:t xml:space="preserve"> y un </w:t>
      </w:r>
      <w:proofErr w:type="spellStart"/>
      <w:r>
        <w:rPr>
          <w:rFonts w:ascii="Arial" w:hAnsi="Arial" w:cs="Arial"/>
          <w:color w:val="4A4A4A"/>
        </w:rPr>
        <w:t>reducer</w:t>
      </w:r>
      <w:proofErr w:type="spellEnd"/>
      <w:r>
        <w:rPr>
          <w:rFonts w:ascii="Arial" w:hAnsi="Arial" w:cs="Arial"/>
          <w:color w:val="4A4A4A"/>
        </w:rPr>
        <w:t xml:space="preserve"> con SEARCH_VIDEO.</w:t>
      </w:r>
    </w:p>
    <w:p w:rsidR="00FF395C" w:rsidRDefault="00FF395C" w:rsidP="00FF395C">
      <w:pPr>
        <w:numPr>
          <w:ilvl w:val="0"/>
          <w:numId w:val="27"/>
        </w:numPr>
        <w:shd w:val="clear" w:color="auto" w:fill="FFFFFF"/>
        <w:spacing w:before="0" w:after="0" w:line="240" w:lineRule="auto"/>
        <w:ind w:left="0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 xml:space="preserve">Dentro del </w:t>
      </w:r>
      <w:proofErr w:type="spellStart"/>
      <w:r>
        <w:rPr>
          <w:rFonts w:ascii="Arial" w:hAnsi="Arial" w:cs="Arial"/>
          <w:color w:val="4A4A4A"/>
        </w:rPr>
        <w:t>reducer</w:t>
      </w:r>
      <w:proofErr w:type="spellEnd"/>
      <w:r>
        <w:rPr>
          <w:rFonts w:ascii="Arial" w:hAnsi="Arial" w:cs="Arial"/>
          <w:color w:val="4A4A4A"/>
        </w:rPr>
        <w:t xml:space="preserve"> hice (la búsqueda se hace en minúsculas para hacerlo </w:t>
      </w:r>
      <w:proofErr w:type="spellStart"/>
      <w:r>
        <w:rPr>
          <w:rFonts w:ascii="Arial" w:hAnsi="Arial" w:cs="Arial"/>
          <w:color w:val="4A4A4A"/>
        </w:rPr>
        <w:t>insensitive</w:t>
      </w:r>
      <w:proofErr w:type="spellEnd"/>
      <w:r>
        <w:rPr>
          <w:rFonts w:ascii="Arial" w:hAnsi="Arial" w:cs="Arial"/>
          <w:color w:val="4A4A4A"/>
        </w:rPr>
        <w:t xml:space="preserve"> case):</w:t>
      </w:r>
    </w:p>
    <w:p w:rsidR="00FF395C" w:rsidRPr="00FF395C" w:rsidRDefault="00FF395C" w:rsidP="00FF395C">
      <w:pPr>
        <w:pStyle w:val="HTMLconformatoprevio"/>
        <w:shd w:val="clear" w:color="auto" w:fill="333333"/>
        <w:rPr>
          <w:rStyle w:val="CdigoHTML"/>
          <w:color w:val="FFFFFF"/>
          <w:lang w:val="en-US"/>
        </w:rPr>
      </w:pPr>
      <w:proofErr w:type="gramStart"/>
      <w:r w:rsidRPr="00FF395C">
        <w:rPr>
          <w:rStyle w:val="CdigoHTML"/>
          <w:color w:val="FFFFFF"/>
          <w:lang w:val="en-US"/>
        </w:rPr>
        <w:t>if</w:t>
      </w:r>
      <w:proofErr w:type="gramEnd"/>
      <w:r w:rsidRPr="00FF395C">
        <w:rPr>
          <w:rStyle w:val="CdigoHTML"/>
          <w:color w:val="FFFFFF"/>
          <w:lang w:val="en-US"/>
        </w:rPr>
        <w:t xml:space="preserve"> (</w:t>
      </w:r>
      <w:proofErr w:type="spellStart"/>
      <w:r w:rsidRPr="00FF395C">
        <w:rPr>
          <w:rStyle w:val="CdigoHTML"/>
          <w:color w:val="FFFFFF"/>
          <w:lang w:val="en-US"/>
        </w:rPr>
        <w:t>action.payload</w:t>
      </w:r>
      <w:proofErr w:type="spellEnd"/>
      <w:r w:rsidRPr="00FF395C">
        <w:rPr>
          <w:rStyle w:val="CdigoHTML"/>
          <w:color w:val="FFFFFF"/>
          <w:lang w:val="en-US"/>
        </w:rPr>
        <w:t xml:space="preserve"> === '') {</w:t>
      </w:r>
    </w:p>
    <w:p w:rsidR="00FF395C" w:rsidRPr="00FF395C" w:rsidRDefault="00FF395C" w:rsidP="00FF395C">
      <w:pPr>
        <w:pStyle w:val="HTMLconformatoprevio"/>
        <w:shd w:val="clear" w:color="auto" w:fill="333333"/>
        <w:rPr>
          <w:rStyle w:val="CdigoHTML"/>
          <w:color w:val="FFFFFF"/>
          <w:lang w:val="en-US"/>
        </w:rPr>
      </w:pPr>
      <w:r w:rsidRPr="00FF395C">
        <w:rPr>
          <w:rStyle w:val="CdigoHTML"/>
          <w:color w:val="FFFFFF"/>
          <w:lang w:val="en-US"/>
        </w:rPr>
        <w:t xml:space="preserve">        </w:t>
      </w:r>
      <w:proofErr w:type="gramStart"/>
      <w:r w:rsidRPr="00FF395C">
        <w:rPr>
          <w:rStyle w:val="CdigoHTML"/>
          <w:color w:val="FFFFFF"/>
          <w:lang w:val="en-US"/>
        </w:rPr>
        <w:t>return</w:t>
      </w:r>
      <w:proofErr w:type="gramEnd"/>
      <w:r w:rsidRPr="00FF395C">
        <w:rPr>
          <w:rStyle w:val="CdigoHTML"/>
          <w:color w:val="FFFFFF"/>
          <w:lang w:val="en-US"/>
        </w:rPr>
        <w:t xml:space="preserve"> {</w:t>
      </w:r>
    </w:p>
    <w:p w:rsidR="00FF395C" w:rsidRPr="00FF395C" w:rsidRDefault="00FF395C" w:rsidP="00FF395C">
      <w:pPr>
        <w:pStyle w:val="HTMLconformatoprevio"/>
        <w:shd w:val="clear" w:color="auto" w:fill="333333"/>
        <w:rPr>
          <w:rStyle w:val="CdigoHTML"/>
          <w:color w:val="FFFFFF"/>
          <w:lang w:val="en-US"/>
        </w:rPr>
      </w:pPr>
      <w:r w:rsidRPr="00FF395C">
        <w:rPr>
          <w:rStyle w:val="CdigoHTML"/>
          <w:color w:val="FFFFFF"/>
          <w:lang w:val="en-US"/>
        </w:rPr>
        <w:t xml:space="preserve">          ...</w:t>
      </w:r>
      <w:r w:rsidRPr="00FF395C">
        <w:rPr>
          <w:rStyle w:val="hljs-keyword"/>
          <w:b/>
          <w:bCs/>
          <w:color w:val="F92672"/>
          <w:lang w:val="en-US"/>
        </w:rPr>
        <w:t>state</w:t>
      </w:r>
      <w:r w:rsidRPr="00FF395C">
        <w:rPr>
          <w:rStyle w:val="CdigoHTML"/>
          <w:color w:val="FFFFFF"/>
          <w:lang w:val="en-US"/>
        </w:rPr>
        <w:t>,</w:t>
      </w:r>
    </w:p>
    <w:p w:rsidR="00FF395C" w:rsidRPr="00FF395C" w:rsidRDefault="00FF395C" w:rsidP="00FF395C">
      <w:pPr>
        <w:pStyle w:val="HTMLconformatoprevio"/>
        <w:shd w:val="clear" w:color="auto" w:fill="333333"/>
        <w:rPr>
          <w:rStyle w:val="CdigoHTML"/>
          <w:color w:val="FFFFFF"/>
          <w:lang w:val="en-US"/>
        </w:rPr>
      </w:pPr>
      <w:r w:rsidRPr="00FF395C">
        <w:rPr>
          <w:rStyle w:val="CdigoHTML"/>
          <w:color w:val="FFFFFF"/>
          <w:lang w:val="en-US"/>
        </w:rPr>
        <w:t xml:space="preserve">          </w:t>
      </w:r>
      <w:proofErr w:type="gramStart"/>
      <w:r w:rsidRPr="00FF395C">
        <w:rPr>
          <w:rStyle w:val="CdigoHTML"/>
          <w:color w:val="FFFFFF"/>
          <w:lang w:val="en-US"/>
        </w:rPr>
        <w:t>search</w:t>
      </w:r>
      <w:proofErr w:type="gramEnd"/>
      <w:r w:rsidRPr="00FF395C">
        <w:rPr>
          <w:rStyle w:val="CdigoHTML"/>
          <w:color w:val="FFFFFF"/>
          <w:lang w:val="en-US"/>
        </w:rPr>
        <w:t>: [],</w:t>
      </w:r>
    </w:p>
    <w:p w:rsidR="00FF395C" w:rsidRPr="00FF395C" w:rsidRDefault="00FF395C" w:rsidP="00FF395C">
      <w:pPr>
        <w:pStyle w:val="HTMLconformatoprevio"/>
        <w:shd w:val="clear" w:color="auto" w:fill="333333"/>
        <w:rPr>
          <w:rStyle w:val="CdigoHTML"/>
          <w:color w:val="FFFFFF"/>
          <w:lang w:val="en-US"/>
        </w:rPr>
      </w:pPr>
      <w:r w:rsidRPr="00FF395C">
        <w:rPr>
          <w:rStyle w:val="CdigoHTML"/>
          <w:color w:val="FFFFFF"/>
          <w:lang w:val="en-US"/>
        </w:rPr>
        <w:t xml:space="preserve">        };</w:t>
      </w:r>
    </w:p>
    <w:p w:rsidR="00FF395C" w:rsidRPr="00FF395C" w:rsidRDefault="00FF395C" w:rsidP="00FF395C">
      <w:pPr>
        <w:pStyle w:val="HTMLconformatoprevio"/>
        <w:shd w:val="clear" w:color="auto" w:fill="333333"/>
        <w:rPr>
          <w:rStyle w:val="CdigoHTML"/>
          <w:color w:val="FFFFFF"/>
          <w:lang w:val="en-US"/>
        </w:rPr>
      </w:pPr>
      <w:r w:rsidRPr="00FF395C">
        <w:rPr>
          <w:rStyle w:val="CdigoHTML"/>
          <w:color w:val="FFFFFF"/>
          <w:lang w:val="en-US"/>
        </w:rPr>
        <w:t xml:space="preserve">      }</w:t>
      </w:r>
    </w:p>
    <w:p w:rsidR="00FF395C" w:rsidRPr="00FF395C" w:rsidRDefault="00FF395C" w:rsidP="00FF395C">
      <w:pPr>
        <w:pStyle w:val="HTMLconformatoprevio"/>
        <w:shd w:val="clear" w:color="auto" w:fill="333333"/>
        <w:rPr>
          <w:rStyle w:val="CdigoHTML"/>
          <w:color w:val="FFFFFF"/>
          <w:lang w:val="en-US"/>
        </w:rPr>
      </w:pPr>
      <w:r w:rsidRPr="00FF395C">
        <w:rPr>
          <w:rStyle w:val="CdigoHTML"/>
          <w:color w:val="FFFFFF"/>
          <w:lang w:val="en-US"/>
        </w:rPr>
        <w:t xml:space="preserve">      </w:t>
      </w:r>
      <w:proofErr w:type="gramStart"/>
      <w:r w:rsidRPr="00FF395C">
        <w:rPr>
          <w:rStyle w:val="CdigoHTML"/>
          <w:color w:val="FFFFFF"/>
          <w:lang w:val="en-US"/>
        </w:rPr>
        <w:t>return</w:t>
      </w:r>
      <w:proofErr w:type="gramEnd"/>
      <w:r w:rsidRPr="00FF395C">
        <w:rPr>
          <w:rStyle w:val="CdigoHTML"/>
          <w:color w:val="FFFFFF"/>
          <w:lang w:val="en-US"/>
        </w:rPr>
        <w:t xml:space="preserve"> {</w:t>
      </w:r>
    </w:p>
    <w:p w:rsidR="00FF395C" w:rsidRPr="00FF395C" w:rsidRDefault="00FF395C" w:rsidP="00FF395C">
      <w:pPr>
        <w:pStyle w:val="HTMLconformatoprevio"/>
        <w:shd w:val="clear" w:color="auto" w:fill="333333"/>
        <w:rPr>
          <w:rStyle w:val="CdigoHTML"/>
          <w:color w:val="FFFFFF"/>
          <w:lang w:val="en-US"/>
        </w:rPr>
      </w:pPr>
      <w:r w:rsidRPr="00FF395C">
        <w:rPr>
          <w:rStyle w:val="CdigoHTML"/>
          <w:color w:val="FFFFFF"/>
          <w:lang w:val="en-US"/>
        </w:rPr>
        <w:t xml:space="preserve">        ...</w:t>
      </w:r>
      <w:r w:rsidRPr="00FF395C">
        <w:rPr>
          <w:rStyle w:val="hljs-keyword"/>
          <w:b/>
          <w:bCs/>
          <w:color w:val="F92672"/>
          <w:lang w:val="en-US"/>
        </w:rPr>
        <w:t>state</w:t>
      </w:r>
      <w:r w:rsidRPr="00FF395C">
        <w:rPr>
          <w:rStyle w:val="CdigoHTML"/>
          <w:color w:val="FFFFFF"/>
          <w:lang w:val="en-US"/>
        </w:rPr>
        <w:t>,</w:t>
      </w:r>
    </w:p>
    <w:p w:rsidR="00FF395C" w:rsidRPr="00FF395C" w:rsidRDefault="00FF395C" w:rsidP="00FF395C">
      <w:pPr>
        <w:pStyle w:val="HTMLconformatoprevio"/>
        <w:shd w:val="clear" w:color="auto" w:fill="333333"/>
        <w:rPr>
          <w:rStyle w:val="CdigoHTML"/>
          <w:color w:val="FFFFFF"/>
          <w:lang w:val="en-US"/>
        </w:rPr>
      </w:pPr>
      <w:r w:rsidRPr="00FF395C">
        <w:rPr>
          <w:rStyle w:val="CdigoHTML"/>
          <w:color w:val="FFFFFF"/>
          <w:lang w:val="en-US"/>
        </w:rPr>
        <w:t xml:space="preserve">        </w:t>
      </w:r>
      <w:proofErr w:type="gramStart"/>
      <w:r w:rsidRPr="00FF395C">
        <w:rPr>
          <w:rStyle w:val="CdigoHTML"/>
          <w:color w:val="FFFFFF"/>
          <w:lang w:val="en-US"/>
        </w:rPr>
        <w:t>search</w:t>
      </w:r>
      <w:proofErr w:type="gramEnd"/>
      <w:r w:rsidRPr="00FF395C">
        <w:rPr>
          <w:rStyle w:val="CdigoHTML"/>
          <w:color w:val="FFFFFF"/>
          <w:lang w:val="en-US"/>
        </w:rPr>
        <w:t xml:space="preserve">: </w:t>
      </w:r>
      <w:proofErr w:type="spellStart"/>
      <w:r w:rsidRPr="00FF395C">
        <w:rPr>
          <w:rStyle w:val="hljs-keyword"/>
          <w:b/>
          <w:bCs/>
          <w:color w:val="F92672"/>
          <w:lang w:val="en-US"/>
        </w:rPr>
        <w:t>state</w:t>
      </w:r>
      <w:r w:rsidRPr="00FF395C">
        <w:rPr>
          <w:rStyle w:val="CdigoHTML"/>
          <w:color w:val="FFFFFF"/>
          <w:lang w:val="en-US"/>
        </w:rPr>
        <w:t>.content.filter</w:t>
      </w:r>
      <w:proofErr w:type="spellEnd"/>
      <w:r w:rsidRPr="00FF395C">
        <w:rPr>
          <w:rStyle w:val="CdigoHTML"/>
          <w:color w:val="FFFFFF"/>
          <w:lang w:val="en-US"/>
        </w:rPr>
        <w:t>((items) =&gt; items.title.</w:t>
      </w:r>
      <w:r w:rsidRPr="00FF395C">
        <w:rPr>
          <w:rStyle w:val="hljs-keyword"/>
          <w:b/>
          <w:bCs/>
          <w:color w:val="F92672"/>
          <w:lang w:val="en-US"/>
        </w:rPr>
        <w:t>to</w:t>
      </w:r>
      <w:r w:rsidRPr="00FF395C">
        <w:rPr>
          <w:rStyle w:val="CdigoHTML"/>
          <w:color w:val="FFFFFF"/>
          <w:lang w:val="en-US"/>
        </w:rPr>
        <w:t>LowerCase().includes(action.payload.</w:t>
      </w:r>
      <w:r w:rsidRPr="00FF395C">
        <w:rPr>
          <w:rStyle w:val="hljs-keyword"/>
          <w:b/>
          <w:bCs/>
          <w:color w:val="F92672"/>
          <w:lang w:val="en-US"/>
        </w:rPr>
        <w:t>to</w:t>
      </w:r>
      <w:r w:rsidRPr="00FF395C">
        <w:rPr>
          <w:rStyle w:val="CdigoHTML"/>
          <w:color w:val="FFFFFF"/>
          <w:lang w:val="en-US"/>
        </w:rPr>
        <w:t>LowerCase())) ||</w:t>
      </w:r>
    </w:p>
    <w:p w:rsidR="00FF395C" w:rsidRDefault="00FF395C" w:rsidP="00FF395C">
      <w:pPr>
        <w:pStyle w:val="HTMLconformatoprevio"/>
        <w:shd w:val="clear" w:color="auto" w:fill="333333"/>
        <w:rPr>
          <w:rStyle w:val="CdigoHTML"/>
          <w:color w:val="FFFFFF"/>
        </w:rPr>
      </w:pPr>
      <w:r w:rsidRPr="00FF395C">
        <w:rPr>
          <w:rStyle w:val="CdigoHTML"/>
          <w:color w:val="FFFFFF"/>
          <w:lang w:val="en-US"/>
        </w:rPr>
        <w:t xml:space="preserve">          </w:t>
      </w:r>
      <w:r>
        <w:rPr>
          <w:rStyle w:val="CdigoHTML"/>
          <w:color w:val="FFFFFF"/>
        </w:rPr>
        <w:t>[],</w:t>
      </w:r>
    </w:p>
    <w:p w:rsidR="00FF395C" w:rsidRDefault="00FF395C" w:rsidP="00FF395C">
      <w:pPr>
        <w:pStyle w:val="HTMLconformatoprevio"/>
        <w:shd w:val="clear" w:color="auto" w:fill="333333"/>
        <w:rPr>
          <w:rStyle w:val="CdigoHTML"/>
          <w:color w:val="FFFFFF"/>
        </w:rPr>
      </w:pPr>
      <w:r>
        <w:rPr>
          <w:rStyle w:val="CdigoHTML"/>
          <w:color w:val="FFFFFF"/>
        </w:rPr>
        <w:t xml:space="preserve">      };</w:t>
      </w:r>
    </w:p>
    <w:p w:rsidR="00FF395C" w:rsidRDefault="00FF395C" w:rsidP="00FF395C">
      <w:pPr>
        <w:numPr>
          <w:ilvl w:val="0"/>
          <w:numId w:val="28"/>
        </w:numPr>
        <w:shd w:val="clear" w:color="auto" w:fill="FFFFFF"/>
        <w:spacing w:before="0" w:after="0" w:line="240" w:lineRule="auto"/>
        <w:ind w:left="0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 xml:space="preserve">En </w:t>
      </w:r>
      <w:proofErr w:type="spellStart"/>
      <w:r>
        <w:rPr>
          <w:rFonts w:ascii="Arial" w:hAnsi="Arial" w:cs="Arial"/>
          <w:color w:val="4A4A4A"/>
        </w:rPr>
        <w:t>Search</w:t>
      </w:r>
      <w:proofErr w:type="spellEnd"/>
      <w:r>
        <w:rPr>
          <w:rFonts w:ascii="Arial" w:hAnsi="Arial" w:cs="Arial"/>
          <w:color w:val="4A4A4A"/>
        </w:rPr>
        <w:t xml:space="preserve"> añadí los componentes de </w:t>
      </w:r>
      <w:proofErr w:type="spellStart"/>
      <w:r>
        <w:rPr>
          <w:rFonts w:ascii="Arial" w:hAnsi="Arial" w:cs="Arial"/>
          <w:color w:val="4A4A4A"/>
        </w:rPr>
        <w:t>Categories</w:t>
      </w:r>
      <w:proofErr w:type="spellEnd"/>
      <w:r>
        <w:rPr>
          <w:rFonts w:ascii="Arial" w:hAnsi="Arial" w:cs="Arial"/>
          <w:color w:val="4A4A4A"/>
        </w:rPr>
        <w:t xml:space="preserve">, </w:t>
      </w:r>
      <w:proofErr w:type="spellStart"/>
      <w:r>
        <w:rPr>
          <w:rFonts w:ascii="Arial" w:hAnsi="Arial" w:cs="Arial"/>
          <w:color w:val="4A4A4A"/>
        </w:rPr>
        <w:t>Carousel</w:t>
      </w:r>
      <w:proofErr w:type="spellEnd"/>
      <w:r>
        <w:rPr>
          <w:rFonts w:ascii="Arial" w:hAnsi="Arial" w:cs="Arial"/>
          <w:color w:val="4A4A4A"/>
        </w:rPr>
        <w:t xml:space="preserve">, </w:t>
      </w:r>
      <w:proofErr w:type="spellStart"/>
      <w:r>
        <w:rPr>
          <w:rFonts w:ascii="Arial" w:hAnsi="Arial" w:cs="Arial"/>
          <w:color w:val="4A4A4A"/>
        </w:rPr>
        <w:t>CarouselItem</w:t>
      </w:r>
      <w:proofErr w:type="spellEnd"/>
      <w:r>
        <w:rPr>
          <w:rFonts w:ascii="Arial" w:hAnsi="Arial" w:cs="Arial"/>
          <w:color w:val="4A4A4A"/>
        </w:rPr>
        <w:t xml:space="preserve"> para hacer el </w:t>
      </w:r>
      <w:proofErr w:type="spellStart"/>
      <w:r>
        <w:rPr>
          <w:rFonts w:ascii="Arial" w:hAnsi="Arial" w:cs="Arial"/>
          <w:color w:val="4A4A4A"/>
        </w:rPr>
        <w:t>render</w:t>
      </w:r>
      <w:proofErr w:type="spellEnd"/>
      <w:r>
        <w:rPr>
          <w:rFonts w:ascii="Arial" w:hAnsi="Arial" w:cs="Arial"/>
          <w:color w:val="4A4A4A"/>
        </w:rPr>
        <w:t xml:space="preserve"> de los resultados.</w:t>
      </w:r>
    </w:p>
    <w:p w:rsidR="00FF395C" w:rsidRDefault="00FF395C" w:rsidP="00FF395C">
      <w:pPr>
        <w:numPr>
          <w:ilvl w:val="0"/>
          <w:numId w:val="28"/>
        </w:numPr>
        <w:shd w:val="clear" w:color="auto" w:fill="FFFFFF"/>
        <w:spacing w:before="0" w:after="0" w:line="240" w:lineRule="auto"/>
        <w:ind w:left="0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 xml:space="preserve">En </w:t>
      </w:r>
      <w:proofErr w:type="spellStart"/>
      <w:r>
        <w:rPr>
          <w:rFonts w:ascii="Arial" w:hAnsi="Arial" w:cs="Arial"/>
          <w:color w:val="4A4A4A"/>
        </w:rPr>
        <w:t>Search</w:t>
      </w:r>
      <w:proofErr w:type="spellEnd"/>
      <w:r>
        <w:rPr>
          <w:rFonts w:ascii="Arial" w:hAnsi="Arial" w:cs="Arial"/>
          <w:color w:val="4A4A4A"/>
        </w:rPr>
        <w:t xml:space="preserve"> vincule la acción para obtener los resultados</w:t>
      </w:r>
    </w:p>
    <w:p w:rsidR="00FF395C" w:rsidRDefault="00FF395C" w:rsidP="00FF395C">
      <w:pPr>
        <w:numPr>
          <w:ilvl w:val="0"/>
          <w:numId w:val="28"/>
        </w:numPr>
        <w:shd w:val="clear" w:color="auto" w:fill="FFFFFF"/>
        <w:spacing w:before="0" w:after="0" w:line="240" w:lineRule="auto"/>
        <w:ind w:left="0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 xml:space="preserve">Hice un </w:t>
      </w:r>
      <w:proofErr w:type="spellStart"/>
      <w:r>
        <w:rPr>
          <w:rFonts w:ascii="Arial" w:hAnsi="Arial" w:cs="Arial"/>
          <w:color w:val="4A4A4A"/>
        </w:rPr>
        <w:t>handleInput</w:t>
      </w:r>
      <w:proofErr w:type="spellEnd"/>
      <w:r>
        <w:rPr>
          <w:rFonts w:ascii="Arial" w:hAnsi="Arial" w:cs="Arial"/>
          <w:color w:val="4A4A4A"/>
        </w:rPr>
        <w:t xml:space="preserve"> para capturar el valor del input cada que hay un cambio en el valor.</w:t>
      </w:r>
    </w:p>
    <w:p w:rsidR="00F6760E" w:rsidRPr="00D013CD" w:rsidRDefault="00FF395C" w:rsidP="00D013C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Dejo mi repositorio para mejor referencia:</w:t>
      </w:r>
      <w:r>
        <w:rPr>
          <w:rFonts w:ascii="Arial" w:hAnsi="Arial" w:cs="Arial"/>
          <w:color w:val="4A4A4A"/>
        </w:rPr>
        <w:br/>
      </w:r>
      <w:hyperlink r:id="rId42" w:tgtFrame="_blank" w:history="1">
        <w:r>
          <w:rPr>
            <w:rStyle w:val="Hipervnculo"/>
            <w:rFonts w:ascii="Arial" w:eastAsiaTheme="majorEastAsia" w:hAnsi="Arial" w:cs="Arial"/>
            <w:color w:val="0791E6"/>
          </w:rPr>
          <w:t>https://github.com/manuelojeda/escuela-js-platzi-video/tree/feature/router-redux</w:t>
        </w:r>
      </w:hyperlink>
      <w:bookmarkStart w:id="2" w:name="_GoBack"/>
      <w:bookmarkEnd w:id="2"/>
    </w:p>
    <w:sectPr w:rsidR="00F6760E" w:rsidRPr="00D013CD" w:rsidSect="004E1AED">
      <w:footerReference w:type="default" r:id="rId43"/>
      <w:pgSz w:w="11907" w:h="16839" w:code="9"/>
      <w:pgMar w:top="1440" w:right="1440" w:bottom="1440" w:left="1440" w:header="720" w:footer="720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94B72" w:rsidRDefault="00694B72">
      <w:pPr>
        <w:spacing w:after="0" w:line="240" w:lineRule="auto"/>
      </w:pPr>
      <w:r>
        <w:separator/>
      </w:r>
    </w:p>
  </w:endnote>
  <w:endnote w:type="continuationSeparator" w:id="0">
    <w:p w:rsidR="00694B72" w:rsidRDefault="00694B7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375527538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E67D6C" w:rsidRDefault="00E67D6C">
        <w:pPr>
          <w:pStyle w:val="Piedepgina"/>
        </w:pPr>
        <w:r>
          <w:rPr>
            <w:lang w:bidi="es-ES"/>
          </w:rPr>
          <w:fldChar w:fldCharType="begin"/>
        </w:r>
        <w:r>
          <w:rPr>
            <w:lang w:bidi="es-ES"/>
          </w:rPr>
          <w:instrText xml:space="preserve"> PAGE   \* MERGEFORMAT </w:instrText>
        </w:r>
        <w:r>
          <w:rPr>
            <w:lang w:bidi="es-ES"/>
          </w:rPr>
          <w:fldChar w:fldCharType="separate"/>
        </w:r>
        <w:r w:rsidR="00D013CD">
          <w:rPr>
            <w:noProof/>
            <w:lang w:bidi="es-ES"/>
          </w:rPr>
          <w:t>21</w:t>
        </w:r>
        <w:r>
          <w:rPr>
            <w:noProof/>
            <w:lang w:bidi="es-ES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94B72" w:rsidRDefault="00694B72">
      <w:pPr>
        <w:spacing w:after="0" w:line="240" w:lineRule="auto"/>
      </w:pPr>
      <w:r>
        <w:separator/>
      </w:r>
    </w:p>
  </w:footnote>
  <w:footnote w:type="continuationSeparator" w:id="0">
    <w:p w:rsidR="00694B72" w:rsidRDefault="00694B7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7C"/>
    <w:multiLevelType w:val="singleLevel"/>
    <w:tmpl w:val="CB6686A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75BE83CE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30E2AF90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F1A13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0"/>
    <w:multiLevelType w:val="singleLevel"/>
    <w:tmpl w:val="BAA4C9BC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F76EF0D2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527E0E5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381046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A69AE70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A32435F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05CC2594"/>
    <w:multiLevelType w:val="multilevel"/>
    <w:tmpl w:val="A0F44C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18872BB8"/>
    <w:multiLevelType w:val="multilevel"/>
    <w:tmpl w:val="D97028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1DF9086C"/>
    <w:multiLevelType w:val="hybridMultilevel"/>
    <w:tmpl w:val="7152D5E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1E416A00"/>
    <w:multiLevelType w:val="multilevel"/>
    <w:tmpl w:val="BDDC16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1E914F87"/>
    <w:multiLevelType w:val="multilevel"/>
    <w:tmpl w:val="459865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243E04F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>
    <w:nsid w:val="317B75BA"/>
    <w:multiLevelType w:val="multilevel"/>
    <w:tmpl w:val="513011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>
    <w:nsid w:val="3D397D9A"/>
    <w:multiLevelType w:val="multilevel"/>
    <w:tmpl w:val="C18823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487858AE"/>
    <w:multiLevelType w:val="multilevel"/>
    <w:tmpl w:val="A6D83E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508659D7"/>
    <w:multiLevelType w:val="multilevel"/>
    <w:tmpl w:val="9614F5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548B32C0"/>
    <w:multiLevelType w:val="hybridMultilevel"/>
    <w:tmpl w:val="535A2616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549B76E6"/>
    <w:multiLevelType w:val="hybridMultilevel"/>
    <w:tmpl w:val="1D409D1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5671784B"/>
    <w:multiLevelType w:val="multilevel"/>
    <w:tmpl w:val="3D068C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>
    <w:nsid w:val="662A1611"/>
    <w:multiLevelType w:val="multilevel"/>
    <w:tmpl w:val="81DC3F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>
    <w:nsid w:val="735D1288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5">
    <w:nsid w:val="76421687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6">
    <w:nsid w:val="7A2C3EB3"/>
    <w:multiLevelType w:val="multilevel"/>
    <w:tmpl w:val="84B46318"/>
    <w:lvl w:ilvl="0">
      <w:start w:val="1"/>
      <w:numFmt w:val="upperRoman"/>
      <w:lvlText w:val="Artículo %1."/>
      <w:lvlJc w:val="left"/>
      <w:pPr>
        <w:ind w:left="0" w:firstLine="0"/>
      </w:pPr>
    </w:lvl>
    <w:lvl w:ilvl="1">
      <w:start w:val="1"/>
      <w:numFmt w:val="decimalZero"/>
      <w:isLgl/>
      <w:lvlText w:val="Secció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7">
    <w:nsid w:val="7F3A1AB1"/>
    <w:multiLevelType w:val="multilevel"/>
    <w:tmpl w:val="04090023"/>
    <w:lvl w:ilvl="0">
      <w:start w:val="1"/>
      <w:numFmt w:val="upperRoman"/>
      <w:lvlText w:val="Artículo %1."/>
      <w:lvlJc w:val="left"/>
      <w:pPr>
        <w:ind w:left="0" w:firstLine="0"/>
      </w:pPr>
    </w:lvl>
    <w:lvl w:ilvl="1">
      <w:start w:val="1"/>
      <w:numFmt w:val="decimalZero"/>
      <w:isLgl/>
      <w:lvlText w:val="Secció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>
    <w:abstractNumId w:val="21"/>
  </w:num>
  <w:num w:numId="2">
    <w:abstractNumId w:val="12"/>
  </w:num>
  <w:num w:numId="3">
    <w:abstractNumId w:val="20"/>
  </w:num>
  <w:num w:numId="4">
    <w:abstractNumId w:val="15"/>
  </w:num>
  <w:num w:numId="5">
    <w:abstractNumId w:val="25"/>
  </w:num>
  <w:num w:numId="6">
    <w:abstractNumId w:val="26"/>
  </w:num>
  <w:num w:numId="7">
    <w:abstractNumId w:val="24"/>
  </w:num>
  <w:num w:numId="8">
    <w:abstractNumId w:val="27"/>
  </w:num>
  <w:num w:numId="9">
    <w:abstractNumId w:val="9"/>
  </w:num>
  <w:num w:numId="10">
    <w:abstractNumId w:val="7"/>
  </w:num>
  <w:num w:numId="11">
    <w:abstractNumId w:val="6"/>
  </w:num>
  <w:num w:numId="12">
    <w:abstractNumId w:val="5"/>
  </w:num>
  <w:num w:numId="13">
    <w:abstractNumId w:val="4"/>
  </w:num>
  <w:num w:numId="14">
    <w:abstractNumId w:val="8"/>
  </w:num>
  <w:num w:numId="15">
    <w:abstractNumId w:val="3"/>
  </w:num>
  <w:num w:numId="16">
    <w:abstractNumId w:val="2"/>
  </w:num>
  <w:num w:numId="17">
    <w:abstractNumId w:val="1"/>
  </w:num>
  <w:num w:numId="18">
    <w:abstractNumId w:val="0"/>
  </w:num>
  <w:num w:numId="19">
    <w:abstractNumId w:val="11"/>
  </w:num>
  <w:num w:numId="20">
    <w:abstractNumId w:val="10"/>
  </w:num>
  <w:num w:numId="21">
    <w:abstractNumId w:val="16"/>
  </w:num>
  <w:num w:numId="22">
    <w:abstractNumId w:val="23"/>
  </w:num>
  <w:num w:numId="23">
    <w:abstractNumId w:val="13"/>
  </w:num>
  <w:num w:numId="24">
    <w:abstractNumId w:val="22"/>
  </w:num>
  <w:num w:numId="25">
    <w:abstractNumId w:val="18"/>
  </w:num>
  <w:num w:numId="26">
    <w:abstractNumId w:val="19"/>
  </w:num>
  <w:num w:numId="27">
    <w:abstractNumId w:val="14"/>
  </w:num>
  <w:num w:numId="28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attachedTemplate r:id="rId1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31F24"/>
    <w:rsid w:val="00061F96"/>
    <w:rsid w:val="000E51C0"/>
    <w:rsid w:val="000E7FE7"/>
    <w:rsid w:val="00117503"/>
    <w:rsid w:val="00130FAB"/>
    <w:rsid w:val="00170DFF"/>
    <w:rsid w:val="00194DF6"/>
    <w:rsid w:val="001C1C9B"/>
    <w:rsid w:val="0020127B"/>
    <w:rsid w:val="00234CD4"/>
    <w:rsid w:val="002475F0"/>
    <w:rsid w:val="002D4D34"/>
    <w:rsid w:val="002F665A"/>
    <w:rsid w:val="00306E49"/>
    <w:rsid w:val="00362E30"/>
    <w:rsid w:val="003D5CE5"/>
    <w:rsid w:val="00400147"/>
    <w:rsid w:val="00444EE7"/>
    <w:rsid w:val="00453010"/>
    <w:rsid w:val="00486A5D"/>
    <w:rsid w:val="0049635C"/>
    <w:rsid w:val="004A12EA"/>
    <w:rsid w:val="004C1677"/>
    <w:rsid w:val="004E1AED"/>
    <w:rsid w:val="0051197E"/>
    <w:rsid w:val="00531F24"/>
    <w:rsid w:val="005C12A5"/>
    <w:rsid w:val="005D5E3F"/>
    <w:rsid w:val="006632D7"/>
    <w:rsid w:val="00694B72"/>
    <w:rsid w:val="006B3F5A"/>
    <w:rsid w:val="0071324B"/>
    <w:rsid w:val="007C004C"/>
    <w:rsid w:val="00801EEB"/>
    <w:rsid w:val="0082604A"/>
    <w:rsid w:val="00845317"/>
    <w:rsid w:val="008672CA"/>
    <w:rsid w:val="00895343"/>
    <w:rsid w:val="00931E05"/>
    <w:rsid w:val="009910A0"/>
    <w:rsid w:val="00A1310C"/>
    <w:rsid w:val="00A3553C"/>
    <w:rsid w:val="00A53169"/>
    <w:rsid w:val="00A8278C"/>
    <w:rsid w:val="00B235B4"/>
    <w:rsid w:val="00BA015A"/>
    <w:rsid w:val="00BE1597"/>
    <w:rsid w:val="00C23E95"/>
    <w:rsid w:val="00C36340"/>
    <w:rsid w:val="00C54E4A"/>
    <w:rsid w:val="00CF1A40"/>
    <w:rsid w:val="00D013CD"/>
    <w:rsid w:val="00D24800"/>
    <w:rsid w:val="00D46DE6"/>
    <w:rsid w:val="00D47A97"/>
    <w:rsid w:val="00DA7607"/>
    <w:rsid w:val="00DB312F"/>
    <w:rsid w:val="00DB7865"/>
    <w:rsid w:val="00E14C0A"/>
    <w:rsid w:val="00E229BA"/>
    <w:rsid w:val="00E67D6C"/>
    <w:rsid w:val="00EA6421"/>
    <w:rsid w:val="00EB7E1E"/>
    <w:rsid w:val="00EE419A"/>
    <w:rsid w:val="00F06C14"/>
    <w:rsid w:val="00F6760E"/>
    <w:rsid w:val="00F85166"/>
    <w:rsid w:val="00FB3F16"/>
    <w:rsid w:val="00FC2E13"/>
    <w:rsid w:val="00FC44EC"/>
    <w:rsid w:val="00FF39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59C31EEB-D009-42A4-9F93-B025713AB7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s-ES" w:eastAsia="ja-JP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/>
    <w:lsdException w:name="No Spacing" w:semiHidden="1" w:uiPriority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E1AED"/>
  </w:style>
  <w:style w:type="paragraph" w:styleId="Ttulo1">
    <w:name w:val="heading 1"/>
    <w:basedOn w:val="Normal"/>
    <w:next w:val="Normal"/>
    <w:link w:val="Ttulo1Car"/>
    <w:uiPriority w:val="9"/>
    <w:qFormat/>
    <w:rsid w:val="00A1310C"/>
    <w:pPr>
      <w:pBdr>
        <w:top w:val="single" w:sz="24" w:space="0" w:color="0673A5" w:themeColor="text2" w:themeShade="BF"/>
        <w:left w:val="single" w:sz="24" w:space="0" w:color="0673A5" w:themeColor="text2" w:themeShade="BF"/>
        <w:bottom w:val="single" w:sz="24" w:space="0" w:color="0673A5" w:themeColor="text2" w:themeShade="BF"/>
        <w:right w:val="single" w:sz="24" w:space="0" w:color="0673A5" w:themeColor="text2" w:themeShade="BF"/>
      </w:pBdr>
      <w:shd w:val="clear" w:color="auto" w:fill="0673A5" w:themeFill="text2" w:themeFillShade="BF"/>
      <w:spacing w:after="0"/>
      <w:outlineLvl w:val="0"/>
    </w:pPr>
    <w:rPr>
      <w:rFonts w:asciiTheme="majorHAnsi" w:eastAsiaTheme="majorEastAsia" w:hAnsiTheme="majorHAnsi" w:cstheme="majorBidi"/>
      <w:caps/>
      <w:color w:val="FFFFFF" w:themeColor="background1"/>
      <w:spacing w:val="15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D47A97"/>
    <w:pPr>
      <w:pBdr>
        <w:top w:val="single" w:sz="24" w:space="0" w:color="C9ECFC" w:themeColor="text2" w:themeTint="33"/>
        <w:left w:val="single" w:sz="24" w:space="0" w:color="C9ECFC" w:themeColor="text2" w:themeTint="33"/>
        <w:bottom w:val="single" w:sz="24" w:space="0" w:color="C9ECFC" w:themeColor="text2" w:themeTint="33"/>
        <w:right w:val="single" w:sz="24" w:space="0" w:color="C9ECFC" w:themeColor="text2" w:themeTint="33"/>
      </w:pBdr>
      <w:shd w:val="clear" w:color="auto" w:fill="C9ECFC" w:themeFill="text2" w:themeFillTint="33"/>
      <w:spacing w:after="0"/>
      <w:outlineLvl w:val="1"/>
    </w:pPr>
    <w:rPr>
      <w:rFonts w:asciiTheme="majorHAnsi" w:eastAsiaTheme="majorEastAsia" w:hAnsiTheme="majorHAnsi" w:cstheme="majorBidi"/>
      <w:caps/>
      <w:spacing w:val="15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D47A97"/>
    <w:pPr>
      <w:pBdr>
        <w:top w:val="single" w:sz="6" w:space="2" w:color="099BDD" w:themeColor="text2"/>
      </w:pBdr>
      <w:spacing w:before="300" w:after="0"/>
      <w:outlineLvl w:val="2"/>
    </w:pPr>
    <w:rPr>
      <w:rFonts w:asciiTheme="majorHAnsi" w:eastAsiaTheme="majorEastAsia" w:hAnsiTheme="majorHAnsi" w:cstheme="majorBidi"/>
      <w:caps/>
      <w:color w:val="044D6E" w:themeColor="text2" w:themeShade="80"/>
      <w:spacing w:val="15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D47A97"/>
    <w:pPr>
      <w:pBdr>
        <w:top w:val="dotted" w:sz="6" w:space="2" w:color="099BDD" w:themeColor="text2"/>
      </w:pBdr>
      <w:spacing w:before="200" w:after="0"/>
      <w:outlineLvl w:val="3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D47A97"/>
    <w:pPr>
      <w:pBdr>
        <w:bottom w:val="single" w:sz="6" w:space="1" w:color="099BDD" w:themeColor="text2"/>
      </w:pBdr>
      <w:spacing w:before="200" w:after="0"/>
      <w:outlineLvl w:val="4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D47A97"/>
    <w:pPr>
      <w:pBdr>
        <w:bottom w:val="dotted" w:sz="6" w:space="1" w:color="099BDD" w:themeColor="text2"/>
      </w:pBdr>
      <w:spacing w:before="200" w:after="0"/>
      <w:outlineLvl w:val="5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D47A97"/>
    <w:pPr>
      <w:spacing w:before="200" w:after="0"/>
      <w:outlineLvl w:val="6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D47A97"/>
    <w:pPr>
      <w:spacing w:before="200" w:after="0"/>
      <w:outlineLvl w:val="7"/>
    </w:pPr>
    <w:rPr>
      <w:rFonts w:asciiTheme="majorHAnsi" w:eastAsiaTheme="majorEastAsia" w:hAnsiTheme="majorHAnsi" w:cstheme="majorBidi"/>
      <w:caps/>
      <w:spacing w:val="10"/>
      <w:szCs w:val="1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D47A97"/>
    <w:pPr>
      <w:spacing w:before="200" w:after="0"/>
      <w:outlineLvl w:val="8"/>
    </w:pPr>
    <w:rPr>
      <w:rFonts w:asciiTheme="majorHAnsi" w:eastAsiaTheme="majorEastAsia" w:hAnsiTheme="majorHAnsi" w:cstheme="majorBidi"/>
      <w:i/>
      <w:iCs/>
      <w:caps/>
      <w:spacing w:val="10"/>
      <w:szCs w:val="1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A1310C"/>
    <w:rPr>
      <w:rFonts w:asciiTheme="majorHAnsi" w:eastAsiaTheme="majorEastAsia" w:hAnsiTheme="majorHAnsi" w:cstheme="majorBidi"/>
      <w:caps/>
      <w:color w:val="FFFFFF" w:themeColor="background1"/>
      <w:spacing w:val="15"/>
      <w:shd w:val="clear" w:color="auto" w:fill="0673A5" w:themeFill="text2" w:themeFillShade="BF"/>
    </w:rPr>
  </w:style>
  <w:style w:type="character" w:customStyle="1" w:styleId="Ttulo2Car">
    <w:name w:val="Título 2 Car"/>
    <w:basedOn w:val="Fuentedeprrafopredeter"/>
    <w:link w:val="Ttulo2"/>
    <w:uiPriority w:val="9"/>
    <w:rPr>
      <w:rFonts w:asciiTheme="majorHAnsi" w:eastAsiaTheme="majorEastAsia" w:hAnsiTheme="majorHAnsi" w:cstheme="majorBidi"/>
      <w:caps/>
      <w:spacing w:val="15"/>
      <w:shd w:val="clear" w:color="auto" w:fill="C9ECFC" w:themeFill="text2" w:themeFillTint="33"/>
    </w:rPr>
  </w:style>
  <w:style w:type="character" w:customStyle="1" w:styleId="Ttulo3Car">
    <w:name w:val="Título 3 Car"/>
    <w:basedOn w:val="Fuentedeprrafopredeter"/>
    <w:link w:val="Ttulo3"/>
    <w:uiPriority w:val="9"/>
    <w:rPr>
      <w:rFonts w:asciiTheme="majorHAnsi" w:eastAsiaTheme="majorEastAsia" w:hAnsiTheme="majorHAnsi" w:cstheme="majorBidi"/>
      <w:caps/>
      <w:color w:val="044D6E" w:themeColor="text2" w:themeShade="80"/>
      <w:spacing w:val="15"/>
    </w:rPr>
  </w:style>
  <w:style w:type="table" w:styleId="Tablaconcuadrcula">
    <w:name w:val="Table Grid"/>
    <w:basedOn w:val="Tablanormal"/>
    <w:uiPriority w:val="1"/>
    <w:pPr>
      <w:spacing w:after="0" w:line="240" w:lineRule="auto"/>
    </w:pPr>
    <w:tblPr>
      <w:tblInd w:w="0" w:type="dxa"/>
      <w:tblBorders>
        <w:top w:val="single" w:sz="4" w:space="0" w:color="2C2C2C" w:themeColor="text1"/>
        <w:left w:val="single" w:sz="4" w:space="0" w:color="2C2C2C" w:themeColor="text1"/>
        <w:bottom w:val="single" w:sz="4" w:space="0" w:color="2C2C2C" w:themeColor="text1"/>
        <w:right w:val="single" w:sz="4" w:space="0" w:color="2C2C2C" w:themeColor="text1"/>
        <w:insideH w:val="single" w:sz="4" w:space="0" w:color="2C2C2C" w:themeColor="text1"/>
        <w:insideV w:val="single" w:sz="4" w:space="0" w:color="2C2C2C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uesto">
    <w:name w:val="Title"/>
    <w:basedOn w:val="Normal"/>
    <w:link w:val="PuestoCar"/>
    <w:uiPriority w:val="1"/>
    <w:qFormat/>
    <w:rsid w:val="00A1310C"/>
    <w:pPr>
      <w:spacing w:before="0" w:after="0"/>
    </w:pPr>
    <w:rPr>
      <w:rFonts w:asciiTheme="majorHAnsi" w:eastAsiaTheme="majorEastAsia" w:hAnsiTheme="majorHAnsi" w:cstheme="majorBidi"/>
      <w:caps/>
      <w:color w:val="0673A5" w:themeColor="text2" w:themeShade="BF"/>
      <w:spacing w:val="10"/>
      <w:sz w:val="52"/>
      <w:szCs w:val="52"/>
    </w:rPr>
  </w:style>
  <w:style w:type="character" w:customStyle="1" w:styleId="PuestoCar">
    <w:name w:val="Puesto Car"/>
    <w:basedOn w:val="Fuentedeprrafopredeter"/>
    <w:link w:val="Puesto"/>
    <w:uiPriority w:val="1"/>
    <w:rsid w:val="00A1310C"/>
    <w:rPr>
      <w:rFonts w:asciiTheme="majorHAnsi" w:eastAsiaTheme="majorEastAsia" w:hAnsiTheme="majorHAnsi" w:cstheme="majorBidi"/>
      <w:caps/>
      <w:color w:val="0673A5" w:themeColor="text2" w:themeShade="BF"/>
      <w:spacing w:val="10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semiHidden/>
    <w:unhideWhenUsed/>
    <w:qFormat/>
    <w:rsid w:val="004E1AED"/>
    <w:pPr>
      <w:numPr>
        <w:ilvl w:val="1"/>
      </w:numPr>
      <w:spacing w:after="160"/>
    </w:pPr>
    <w:rPr>
      <w:color w:val="404040" w:themeColor="text1" w:themeTint="E6"/>
    </w:rPr>
  </w:style>
  <w:style w:type="character" w:customStyle="1" w:styleId="SubttuloCar">
    <w:name w:val="Subtítulo Car"/>
    <w:basedOn w:val="Fuentedeprrafopredeter"/>
    <w:link w:val="Subttulo"/>
    <w:uiPriority w:val="11"/>
    <w:semiHidden/>
    <w:rsid w:val="004E1AED"/>
    <w:rPr>
      <w:color w:val="404040" w:themeColor="text1" w:themeTint="E6"/>
    </w:rPr>
  </w:style>
  <w:style w:type="character" w:styleId="nfasisintenso">
    <w:name w:val="Intense Emphasis"/>
    <w:basedOn w:val="Fuentedeprrafopredeter"/>
    <w:uiPriority w:val="21"/>
    <w:semiHidden/>
    <w:unhideWhenUsed/>
    <w:qFormat/>
    <w:rsid w:val="004E1AED"/>
    <w:rPr>
      <w:i/>
      <w:iCs/>
      <w:color w:val="806000" w:themeColor="accent1" w:themeShade="80"/>
    </w:rPr>
  </w:style>
  <w:style w:type="paragraph" w:styleId="Citadestacada">
    <w:name w:val="Intense Quote"/>
    <w:basedOn w:val="Normal"/>
    <w:next w:val="Normal"/>
    <w:link w:val="CitadestacadaCar"/>
    <w:uiPriority w:val="30"/>
    <w:semiHidden/>
    <w:unhideWhenUsed/>
    <w:qFormat/>
    <w:rsid w:val="004E1AED"/>
    <w:pPr>
      <w:pBdr>
        <w:top w:val="single" w:sz="4" w:space="10" w:color="806000" w:themeColor="accent1" w:themeShade="80"/>
        <w:bottom w:val="single" w:sz="4" w:space="10" w:color="806000" w:themeColor="accent1" w:themeShade="80"/>
      </w:pBdr>
      <w:spacing w:before="360" w:after="360"/>
      <w:ind w:left="864" w:right="864"/>
      <w:jc w:val="center"/>
    </w:pPr>
    <w:rPr>
      <w:i/>
      <w:iCs/>
      <w:color w:val="806000" w:themeColor="accent1" w:themeShade="80"/>
    </w:rPr>
  </w:style>
  <w:style w:type="character" w:customStyle="1" w:styleId="CitadestacadaCar">
    <w:name w:val="Cita destacada Car"/>
    <w:basedOn w:val="Fuentedeprrafopredeter"/>
    <w:link w:val="Citadestacada"/>
    <w:uiPriority w:val="30"/>
    <w:semiHidden/>
    <w:rsid w:val="004E1AED"/>
    <w:rPr>
      <w:i/>
      <w:iCs/>
      <w:color w:val="806000" w:themeColor="accent1" w:themeShade="80"/>
    </w:rPr>
  </w:style>
  <w:style w:type="character" w:styleId="Referenciaintensa">
    <w:name w:val="Intense Reference"/>
    <w:basedOn w:val="Fuentedeprrafopredeter"/>
    <w:uiPriority w:val="32"/>
    <w:semiHidden/>
    <w:unhideWhenUsed/>
    <w:qFormat/>
    <w:rsid w:val="004E1AED"/>
    <w:rPr>
      <w:b/>
      <w:bCs/>
      <w:caps w:val="0"/>
      <w:smallCaps/>
      <w:color w:val="806000" w:themeColor="accent1" w:themeShade="80"/>
      <w:spacing w:val="5"/>
    </w:rPr>
  </w:style>
  <w:style w:type="character" w:customStyle="1" w:styleId="Ttulo4Car">
    <w:name w:val="Título 4 Car"/>
    <w:basedOn w:val="Fuentedeprrafopredeter"/>
    <w:link w:val="Ttulo4"/>
    <w:uiPriority w:val="9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Ttulo5Car">
    <w:name w:val="Título 5 Car"/>
    <w:basedOn w:val="Fuentedeprrafopredeter"/>
    <w:link w:val="Ttulo5"/>
    <w:uiPriority w:val="9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Ttulo6Car">
    <w:name w:val="Título 6 Car"/>
    <w:basedOn w:val="Fuentedeprrafopredeter"/>
    <w:link w:val="Ttulo6"/>
    <w:uiPriority w:val="9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Ttulo7Car">
    <w:name w:val="Título 7 Car"/>
    <w:basedOn w:val="Fuentedeprrafopredeter"/>
    <w:link w:val="Ttulo7"/>
    <w:uiPriority w:val="9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D47A97"/>
    <w:rPr>
      <w:rFonts w:asciiTheme="majorHAnsi" w:eastAsiaTheme="majorEastAsia" w:hAnsiTheme="majorHAnsi" w:cstheme="majorBidi"/>
      <w:caps/>
      <w:spacing w:val="10"/>
      <w:szCs w:val="1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D47A97"/>
    <w:rPr>
      <w:rFonts w:asciiTheme="majorHAnsi" w:eastAsiaTheme="majorEastAsia" w:hAnsiTheme="majorHAnsi" w:cstheme="majorBidi"/>
      <w:i/>
      <w:iCs/>
      <w:caps/>
      <w:spacing w:val="10"/>
      <w:szCs w:val="18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D47A97"/>
    <w:rPr>
      <w:b/>
      <w:bCs/>
      <w:color w:val="0673A5" w:themeColor="text2" w:themeShade="BF"/>
      <w:szCs w:val="16"/>
    </w:rPr>
  </w:style>
  <w:style w:type="paragraph" w:styleId="TtulodeTDC">
    <w:name w:val="TOC Heading"/>
    <w:basedOn w:val="Ttulo1"/>
    <w:next w:val="Normal"/>
    <w:uiPriority w:val="39"/>
    <w:semiHidden/>
    <w:unhideWhenUsed/>
    <w:qFormat/>
    <w:pPr>
      <w:outlineLvl w:val="9"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D47A97"/>
    <w:pPr>
      <w:spacing w:before="0" w:after="0" w:line="240" w:lineRule="auto"/>
    </w:pPr>
    <w:rPr>
      <w:rFonts w:ascii="Segoe UI" w:hAnsi="Segoe UI" w:cs="Segoe UI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47A97"/>
    <w:rPr>
      <w:rFonts w:ascii="Segoe UI" w:hAnsi="Segoe UI" w:cs="Segoe UI"/>
      <w:szCs w:val="18"/>
    </w:rPr>
  </w:style>
  <w:style w:type="paragraph" w:styleId="Textoindependiente3">
    <w:name w:val="Body Text 3"/>
    <w:basedOn w:val="Normal"/>
    <w:link w:val="Textoindependiente3Car"/>
    <w:uiPriority w:val="99"/>
    <w:semiHidden/>
    <w:unhideWhenUsed/>
    <w:rsid w:val="00D47A97"/>
    <w:pPr>
      <w:spacing w:after="120"/>
    </w:pPr>
    <w:rPr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semiHidden/>
    <w:rsid w:val="00D47A97"/>
    <w:rPr>
      <w:szCs w:val="16"/>
    </w:rPr>
  </w:style>
  <w:style w:type="paragraph" w:styleId="Sangra3detindependiente">
    <w:name w:val="Body Text Indent 3"/>
    <w:basedOn w:val="Normal"/>
    <w:link w:val="Sangra3detindependienteCar"/>
    <w:uiPriority w:val="99"/>
    <w:semiHidden/>
    <w:unhideWhenUsed/>
    <w:rsid w:val="00D47A97"/>
    <w:pPr>
      <w:spacing w:after="120"/>
      <w:ind w:left="360"/>
    </w:pPr>
    <w:rPr>
      <w:szCs w:val="16"/>
    </w:rPr>
  </w:style>
  <w:style w:type="character" w:customStyle="1" w:styleId="Sangra3detindependienteCar">
    <w:name w:val="Sangría 3 de t. independiente Car"/>
    <w:basedOn w:val="Fuentedeprrafopredeter"/>
    <w:link w:val="Sangra3detindependiente"/>
    <w:uiPriority w:val="99"/>
    <w:semiHidden/>
    <w:rsid w:val="00D47A97"/>
    <w:rPr>
      <w:szCs w:val="16"/>
    </w:rPr>
  </w:style>
  <w:style w:type="character" w:styleId="Refdecomentario">
    <w:name w:val="annotation reference"/>
    <w:basedOn w:val="Fuentedeprrafopredeter"/>
    <w:uiPriority w:val="99"/>
    <w:semiHidden/>
    <w:unhideWhenUsed/>
    <w:rsid w:val="00D47A97"/>
    <w:rPr>
      <w:sz w:val="22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D47A97"/>
    <w:pPr>
      <w:spacing w:line="240" w:lineRule="auto"/>
    </w:pPr>
    <w:rPr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D47A97"/>
    <w:rPr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D47A97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D47A97"/>
    <w:rPr>
      <w:b/>
      <w:bCs/>
      <w:szCs w:val="20"/>
    </w:rPr>
  </w:style>
  <w:style w:type="paragraph" w:styleId="Mapadeldocumento">
    <w:name w:val="Document Map"/>
    <w:basedOn w:val="Normal"/>
    <w:link w:val="MapadeldocumentoCar"/>
    <w:uiPriority w:val="99"/>
    <w:semiHidden/>
    <w:unhideWhenUsed/>
    <w:rsid w:val="00D47A97"/>
    <w:pPr>
      <w:spacing w:before="0" w:after="0" w:line="240" w:lineRule="auto"/>
    </w:pPr>
    <w:rPr>
      <w:rFonts w:ascii="Segoe UI" w:hAnsi="Segoe UI" w:cs="Segoe UI"/>
      <w:szCs w:val="16"/>
    </w:rPr>
  </w:style>
  <w:style w:type="character" w:customStyle="1" w:styleId="MapadeldocumentoCar">
    <w:name w:val="Mapa del documento Car"/>
    <w:basedOn w:val="Fuentedeprrafopredeter"/>
    <w:link w:val="Mapadeldocumento"/>
    <w:uiPriority w:val="99"/>
    <w:semiHidden/>
    <w:rsid w:val="00D47A97"/>
    <w:rPr>
      <w:rFonts w:ascii="Segoe UI" w:hAnsi="Segoe UI" w:cs="Segoe UI"/>
      <w:szCs w:val="16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D47A97"/>
    <w:pPr>
      <w:spacing w:before="0" w:after="0" w:line="240" w:lineRule="auto"/>
    </w:pPr>
    <w:rPr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D47A97"/>
    <w:rPr>
      <w:szCs w:val="20"/>
    </w:rPr>
  </w:style>
  <w:style w:type="paragraph" w:styleId="Remitedesobre">
    <w:name w:val="envelope return"/>
    <w:basedOn w:val="Normal"/>
    <w:uiPriority w:val="99"/>
    <w:semiHidden/>
    <w:unhideWhenUsed/>
    <w:rsid w:val="00D47A97"/>
    <w:pPr>
      <w:spacing w:before="0" w:after="0" w:line="240" w:lineRule="auto"/>
    </w:pPr>
    <w:rPr>
      <w:rFonts w:asciiTheme="majorHAnsi" w:eastAsiaTheme="majorEastAsia" w:hAnsiTheme="majorHAnsi" w:cstheme="majorBidi"/>
      <w:szCs w:val="20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D47A97"/>
    <w:pPr>
      <w:spacing w:before="0" w:after="0" w:line="240" w:lineRule="auto"/>
    </w:pPr>
    <w:rPr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D47A97"/>
    <w:rPr>
      <w:szCs w:val="20"/>
    </w:rPr>
  </w:style>
  <w:style w:type="character" w:styleId="CdigoHTML">
    <w:name w:val="HTML Code"/>
    <w:basedOn w:val="Fuentedeprrafopredeter"/>
    <w:uiPriority w:val="99"/>
    <w:semiHidden/>
    <w:unhideWhenUsed/>
    <w:rsid w:val="00D47A97"/>
    <w:rPr>
      <w:rFonts w:ascii="Consolas" w:hAnsi="Consolas"/>
      <w:sz w:val="22"/>
      <w:szCs w:val="20"/>
    </w:rPr>
  </w:style>
  <w:style w:type="character" w:styleId="TecladoHTML">
    <w:name w:val="HTML Keyboard"/>
    <w:basedOn w:val="Fuentedeprrafopredeter"/>
    <w:uiPriority w:val="99"/>
    <w:semiHidden/>
    <w:unhideWhenUsed/>
    <w:rsid w:val="00D47A97"/>
    <w:rPr>
      <w:rFonts w:ascii="Consolas" w:hAnsi="Consolas"/>
      <w:sz w:val="22"/>
      <w:szCs w:val="20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D47A97"/>
    <w:pPr>
      <w:spacing w:before="0" w:after="0" w:line="240" w:lineRule="auto"/>
    </w:pPr>
    <w:rPr>
      <w:rFonts w:ascii="Consolas" w:hAnsi="Consolas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D47A97"/>
    <w:rPr>
      <w:rFonts w:ascii="Consolas" w:hAnsi="Consolas"/>
      <w:szCs w:val="20"/>
    </w:rPr>
  </w:style>
  <w:style w:type="character" w:styleId="MquinadeescribirHTML">
    <w:name w:val="HTML Typewriter"/>
    <w:basedOn w:val="Fuentedeprrafopredeter"/>
    <w:uiPriority w:val="99"/>
    <w:semiHidden/>
    <w:unhideWhenUsed/>
    <w:rsid w:val="00D47A97"/>
    <w:rPr>
      <w:rFonts w:ascii="Consolas" w:hAnsi="Consolas"/>
      <w:sz w:val="22"/>
      <w:szCs w:val="20"/>
    </w:rPr>
  </w:style>
  <w:style w:type="paragraph" w:styleId="Textomacro">
    <w:name w:val="macro"/>
    <w:link w:val="TextomacroCar"/>
    <w:uiPriority w:val="99"/>
    <w:semiHidden/>
    <w:unhideWhenUsed/>
    <w:rsid w:val="00D47A97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TextomacroCar">
    <w:name w:val="Texto macro Car"/>
    <w:basedOn w:val="Fuentedeprrafopredeter"/>
    <w:link w:val="Textomacro"/>
    <w:uiPriority w:val="99"/>
    <w:semiHidden/>
    <w:rsid w:val="00D47A97"/>
    <w:rPr>
      <w:rFonts w:ascii="Consolas" w:hAnsi="Consolas"/>
      <w:szCs w:val="20"/>
    </w:rPr>
  </w:style>
  <w:style w:type="paragraph" w:styleId="Textosinformato">
    <w:name w:val="Plain Text"/>
    <w:basedOn w:val="Normal"/>
    <w:link w:val="TextosinformatoCar"/>
    <w:uiPriority w:val="99"/>
    <w:semiHidden/>
    <w:unhideWhenUsed/>
    <w:rsid w:val="00D47A97"/>
    <w:pPr>
      <w:spacing w:before="0" w:after="0" w:line="240" w:lineRule="auto"/>
    </w:pPr>
    <w:rPr>
      <w:rFonts w:ascii="Consolas" w:hAnsi="Consolas"/>
      <w:szCs w:val="21"/>
    </w:rPr>
  </w:style>
  <w:style w:type="character" w:customStyle="1" w:styleId="TextosinformatoCar">
    <w:name w:val="Texto sin formato Car"/>
    <w:basedOn w:val="Fuentedeprrafopredeter"/>
    <w:link w:val="Textosinformato"/>
    <w:uiPriority w:val="99"/>
    <w:semiHidden/>
    <w:rsid w:val="00D47A97"/>
    <w:rPr>
      <w:rFonts w:ascii="Consolas" w:hAnsi="Consolas"/>
      <w:szCs w:val="21"/>
    </w:rPr>
  </w:style>
  <w:style w:type="paragraph" w:styleId="Textodebloque">
    <w:name w:val="Block Text"/>
    <w:basedOn w:val="Normal"/>
    <w:uiPriority w:val="99"/>
    <w:semiHidden/>
    <w:unhideWhenUsed/>
    <w:rsid w:val="00A1310C"/>
    <w:pPr>
      <w:pBdr>
        <w:top w:val="single" w:sz="2" w:space="10" w:color="806000" w:themeColor="accent1" w:themeShade="80" w:shadow="1"/>
        <w:left w:val="single" w:sz="2" w:space="10" w:color="806000" w:themeColor="accent1" w:themeShade="80" w:shadow="1"/>
        <w:bottom w:val="single" w:sz="2" w:space="10" w:color="806000" w:themeColor="accent1" w:themeShade="80" w:shadow="1"/>
        <w:right w:val="single" w:sz="2" w:space="10" w:color="806000" w:themeColor="accent1" w:themeShade="80" w:shadow="1"/>
      </w:pBdr>
      <w:ind w:left="1152" w:right="1152"/>
    </w:pPr>
    <w:rPr>
      <w:i/>
      <w:iCs/>
      <w:color w:val="806000" w:themeColor="accent1" w:themeShade="80"/>
    </w:rPr>
  </w:style>
  <w:style w:type="character" w:styleId="Textodelmarcadordeposicin">
    <w:name w:val="Placeholder Text"/>
    <w:basedOn w:val="Fuentedeprrafopredeter"/>
    <w:uiPriority w:val="99"/>
    <w:semiHidden/>
    <w:rsid w:val="00A1310C"/>
    <w:rPr>
      <w:color w:val="3C3C3C" w:themeColor="background2" w:themeShade="40"/>
    </w:rPr>
  </w:style>
  <w:style w:type="paragraph" w:styleId="Encabezado">
    <w:name w:val="header"/>
    <w:basedOn w:val="Normal"/>
    <w:link w:val="EncabezadoCar"/>
    <w:uiPriority w:val="99"/>
    <w:unhideWhenUsed/>
    <w:rsid w:val="004E1AED"/>
    <w:pPr>
      <w:spacing w:before="0"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E1AED"/>
  </w:style>
  <w:style w:type="paragraph" w:styleId="Piedepgina">
    <w:name w:val="footer"/>
    <w:basedOn w:val="Normal"/>
    <w:link w:val="PiedepginaCar"/>
    <w:uiPriority w:val="99"/>
    <w:unhideWhenUsed/>
    <w:rsid w:val="004E1AED"/>
    <w:pPr>
      <w:spacing w:before="0"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E1AED"/>
  </w:style>
  <w:style w:type="paragraph" w:styleId="NormalWeb">
    <w:name w:val="Normal (Web)"/>
    <w:basedOn w:val="Normal"/>
    <w:uiPriority w:val="99"/>
    <w:unhideWhenUsed/>
    <w:rsid w:val="00531F2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MX" w:eastAsia="es-MX"/>
    </w:rPr>
  </w:style>
  <w:style w:type="character" w:customStyle="1" w:styleId="hljs-keyword">
    <w:name w:val="hljs-keyword"/>
    <w:basedOn w:val="Fuentedeprrafopredeter"/>
    <w:rsid w:val="00531F24"/>
  </w:style>
  <w:style w:type="character" w:customStyle="1" w:styleId="hljs-title">
    <w:name w:val="hljs-title"/>
    <w:basedOn w:val="Fuentedeprrafopredeter"/>
    <w:rsid w:val="00531F24"/>
  </w:style>
  <w:style w:type="character" w:customStyle="1" w:styleId="hljs-selector-tag">
    <w:name w:val="hljs-selector-tag"/>
    <w:basedOn w:val="Fuentedeprrafopredeter"/>
    <w:rsid w:val="00531F24"/>
  </w:style>
  <w:style w:type="character" w:customStyle="1" w:styleId="hljs-comment">
    <w:name w:val="hljs-comment"/>
    <w:basedOn w:val="Fuentedeprrafopredeter"/>
    <w:rsid w:val="00531F24"/>
  </w:style>
  <w:style w:type="character" w:customStyle="1" w:styleId="hljs-string">
    <w:name w:val="hljs-string"/>
    <w:basedOn w:val="Fuentedeprrafopredeter"/>
    <w:rsid w:val="0049635C"/>
  </w:style>
  <w:style w:type="character" w:customStyle="1" w:styleId="xml">
    <w:name w:val="xml"/>
    <w:basedOn w:val="Fuentedeprrafopredeter"/>
    <w:rsid w:val="0049635C"/>
  </w:style>
  <w:style w:type="character" w:customStyle="1" w:styleId="hljs-tag">
    <w:name w:val="hljs-tag"/>
    <w:basedOn w:val="Fuentedeprrafopredeter"/>
    <w:rsid w:val="0049635C"/>
  </w:style>
  <w:style w:type="character" w:customStyle="1" w:styleId="hljs-name">
    <w:name w:val="hljs-name"/>
    <w:basedOn w:val="Fuentedeprrafopredeter"/>
    <w:rsid w:val="0049635C"/>
  </w:style>
  <w:style w:type="character" w:customStyle="1" w:styleId="hljs-attr">
    <w:name w:val="hljs-attr"/>
    <w:basedOn w:val="Fuentedeprrafopredeter"/>
    <w:rsid w:val="0049635C"/>
  </w:style>
  <w:style w:type="character" w:styleId="Textoennegrita">
    <w:name w:val="Strong"/>
    <w:basedOn w:val="Fuentedeprrafopredeter"/>
    <w:uiPriority w:val="22"/>
    <w:qFormat/>
    <w:rsid w:val="0049635C"/>
    <w:rPr>
      <w:b/>
      <w:bCs/>
    </w:rPr>
  </w:style>
  <w:style w:type="character" w:styleId="Hipervnculo">
    <w:name w:val="Hyperlink"/>
    <w:basedOn w:val="Fuentedeprrafopredeter"/>
    <w:uiPriority w:val="99"/>
    <w:unhideWhenUsed/>
    <w:rsid w:val="0049635C"/>
    <w:rPr>
      <w:color w:val="0000FF"/>
      <w:u w:val="single"/>
    </w:rPr>
  </w:style>
  <w:style w:type="character" w:customStyle="1" w:styleId="hljs-builtin">
    <w:name w:val="hljs-built_in"/>
    <w:basedOn w:val="Fuentedeprrafopredeter"/>
    <w:rsid w:val="00EE419A"/>
  </w:style>
  <w:style w:type="character" w:customStyle="1" w:styleId="hljs-literal">
    <w:name w:val="hljs-literal"/>
    <w:basedOn w:val="Fuentedeprrafopredeter"/>
    <w:rsid w:val="00EE419A"/>
  </w:style>
  <w:style w:type="character" w:customStyle="1" w:styleId="hljs-number">
    <w:name w:val="hljs-number"/>
    <w:basedOn w:val="Fuentedeprrafopredeter"/>
    <w:rsid w:val="00FC2E13"/>
  </w:style>
  <w:style w:type="character" w:customStyle="1" w:styleId="star-number">
    <w:name w:val="star-number"/>
    <w:basedOn w:val="Fuentedeprrafopredeter"/>
    <w:rsid w:val="00FC2E13"/>
  </w:style>
  <w:style w:type="character" w:customStyle="1" w:styleId="card-top-right-dot">
    <w:name w:val="card-top-right-dot"/>
    <w:basedOn w:val="Fuentedeprrafopredeter"/>
    <w:rsid w:val="00FC2E13"/>
  </w:style>
  <w:style w:type="character" w:styleId="nfasis">
    <w:name w:val="Emphasis"/>
    <w:basedOn w:val="Fuentedeprrafopredeter"/>
    <w:uiPriority w:val="20"/>
    <w:qFormat/>
    <w:rsid w:val="004C1677"/>
    <w:rPr>
      <w:i/>
      <w:iCs/>
    </w:rPr>
  </w:style>
  <w:style w:type="character" w:customStyle="1" w:styleId="hljs-function">
    <w:name w:val="hljs-function"/>
    <w:basedOn w:val="Fuentedeprrafopredeter"/>
    <w:rsid w:val="00F06C14"/>
  </w:style>
  <w:style w:type="character" w:customStyle="1" w:styleId="hljs-params">
    <w:name w:val="hljs-params"/>
    <w:basedOn w:val="Fuentedeprrafopredeter"/>
    <w:rsid w:val="00F06C14"/>
  </w:style>
  <w:style w:type="character" w:customStyle="1" w:styleId="hljs-symbol">
    <w:name w:val="hljs-symbol"/>
    <w:basedOn w:val="Fuentedeprrafopredeter"/>
    <w:rsid w:val="002475F0"/>
  </w:style>
  <w:style w:type="character" w:customStyle="1" w:styleId="hljs-type">
    <w:name w:val="hljs-type"/>
    <w:basedOn w:val="Fuentedeprrafopredeter"/>
    <w:rsid w:val="002D4D34"/>
  </w:style>
  <w:style w:type="character" w:customStyle="1" w:styleId="hljs-attribute">
    <w:name w:val="hljs-attribute"/>
    <w:basedOn w:val="Fuentedeprrafopredeter"/>
    <w:rsid w:val="008672C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889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94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9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3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60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2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84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825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79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46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300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527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787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56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556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897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000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464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126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86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83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888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20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84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545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26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241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349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78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95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77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989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37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77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073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30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860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010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015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08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405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91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6" w:color="F6F6F6"/>
                <w:right w:val="none" w:sz="0" w:space="0" w:color="auto"/>
              </w:divBdr>
              <w:divsChild>
                <w:div w:id="471367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0165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5283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0395187">
                      <w:marLeft w:val="0"/>
                      <w:marRight w:val="37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9812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32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2223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339210">
                      <w:marLeft w:val="120"/>
                      <w:marRight w:val="12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5210926">
                      <w:marLeft w:val="0"/>
                      <w:marRight w:val="12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94368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0069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6" w:color="F6F6F6"/>
                <w:right w:val="none" w:sz="0" w:space="0" w:color="auto"/>
              </w:divBdr>
              <w:divsChild>
                <w:div w:id="193464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35318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879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322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48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392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275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6" w:color="F6F6F6"/>
            <w:right w:val="none" w:sz="0" w:space="0" w:color="auto"/>
          </w:divBdr>
          <w:divsChild>
            <w:div w:id="16922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0957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81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7670062">
                  <w:marLeft w:val="0"/>
                  <w:marRight w:val="37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14586082">
          <w:marLeft w:val="0"/>
          <w:marRight w:val="0"/>
          <w:marTop w:val="0"/>
          <w:marBottom w:val="0"/>
          <w:divBdr>
            <w:top w:val="single" w:sz="6" w:space="0" w:color="E9E9E9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00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2756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80510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7339834">
                          <w:marLeft w:val="120"/>
                          <w:marRight w:val="12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109288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28656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F6F6F6"/>
                    <w:right w:val="none" w:sz="0" w:space="0" w:color="auto"/>
                  </w:divBdr>
                  <w:divsChild>
                    <w:div w:id="20829448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2759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022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762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98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920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825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536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50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450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5249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288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37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672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6" w:color="F6F6F6"/>
            <w:right w:val="none" w:sz="0" w:space="0" w:color="auto"/>
          </w:divBdr>
          <w:divsChild>
            <w:div w:id="49126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8389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77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3976498">
                  <w:marLeft w:val="0"/>
                  <w:marRight w:val="37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47070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98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880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13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43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427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13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395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44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6.png"/><Relationship Id="rId26" Type="http://schemas.openxmlformats.org/officeDocument/2006/relationships/image" Target="media/image11.png"/><Relationship Id="rId39" Type="http://schemas.openxmlformats.org/officeDocument/2006/relationships/image" Target="media/image24.png"/><Relationship Id="rId21" Type="http://schemas.openxmlformats.org/officeDocument/2006/relationships/hyperlink" Target="https://camo.githubusercontent.com/9de527b9432cc9244dc600875b46b43311918b59/68747470733a2f2f73332e616d617a6f6e6177732e636f6d2f6d656469612d702e736c69642e65732f75706c6f6164732f3336343831322f696d616765732f323438343739302f415243482d5265647578322d657874656e6465642d7265616c2d6465636c657261746976652e676966" TargetMode="External"/><Relationship Id="rId34" Type="http://schemas.openxmlformats.org/officeDocument/2006/relationships/image" Target="media/image19.png"/><Relationship Id="rId42" Type="http://schemas.openxmlformats.org/officeDocument/2006/relationships/hyperlink" Target="https://github.com/manuelojeda/escuela-js-platzi-video/tree/feature/router-redux" TargetMode="Externa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9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www.npmjs.com/package/json-server" TargetMode="External"/><Relationship Id="rId24" Type="http://schemas.openxmlformats.org/officeDocument/2006/relationships/image" Target="media/image10.png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hyperlink" Target="https://chrome.google.com/webstore/detail/redux-devtools/lmhkpmbekcpmknklioeibfkpmmfibljd" TargetMode="External"/><Relationship Id="rId45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image" Target="media/image9.png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31" Type="http://schemas.openxmlformats.org/officeDocument/2006/relationships/image" Target="media/image16.png"/><Relationship Id="rId44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carlosazaustre.Des/como-funciona-flux" TargetMode="External"/><Relationship Id="rId22" Type="http://schemas.openxmlformats.org/officeDocument/2006/relationships/image" Target="media/image8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footer" Target="footer1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1.png"/><Relationship Id="rId17" Type="http://schemas.openxmlformats.org/officeDocument/2006/relationships/image" Target="media/image5.png"/><Relationship Id="rId25" Type="http://schemas.openxmlformats.org/officeDocument/2006/relationships/hyperlink" Target="https://platzi.com/clases/1613-redux/20655-archivos-typ-9/" TargetMode="External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20" Type="http://schemas.openxmlformats.org/officeDocument/2006/relationships/hyperlink" Target="https://camo.githubusercontent.com/5aba89b6daab934631adffc1f301d17bb273268b/68747470733a2f2f73332e616d617a6f6e6177732e636f6d2f6d656469612d702e736c69642e65732f75706c6f6164732f3336343831322f696d616765732f323438343535322f415243482d5265647578322d7265616c2e676966" TargetMode="External"/><Relationship Id="rId41" Type="http://schemas.openxmlformats.org/officeDocument/2006/relationships/hyperlink" Target="https://addons.mozilla.org/es/firefox/addon/reduxdevtools/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uis%20Martin\AppData\Roaming\Microsoft\Plantillas\Dise&#241;o%20con%20bandas%20(en%20blanco).dotx" TargetMode="Externa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25.jpeg"/></Relationships>
</file>

<file path=word/theme/theme1.xml><?xml version="1.0" encoding="utf-8"?>
<a:theme xmlns:a="http://schemas.openxmlformats.org/drawingml/2006/main" name="Banded">
  <a:themeElements>
    <a:clrScheme name="Banded">
      <a:dk1>
        <a:srgbClr val="2C2C2C"/>
      </a:dk1>
      <a:lt1>
        <a:srgbClr val="FFFFFF"/>
      </a:lt1>
      <a:dk2>
        <a:srgbClr val="099BDD"/>
      </a:dk2>
      <a:lt2>
        <a:srgbClr val="F2F2F2"/>
      </a:lt2>
      <a:accent1>
        <a:srgbClr val="FFC000"/>
      </a:accent1>
      <a:accent2>
        <a:srgbClr val="A5D028"/>
      </a:accent2>
      <a:accent3>
        <a:srgbClr val="08CC78"/>
      </a:accent3>
      <a:accent4>
        <a:srgbClr val="F24099"/>
      </a:accent4>
      <a:accent5>
        <a:srgbClr val="828288"/>
      </a:accent5>
      <a:accent6>
        <a:srgbClr val="F56617"/>
      </a:accent6>
      <a:hlink>
        <a:srgbClr val="005DBA"/>
      </a:hlink>
      <a:folHlink>
        <a:srgbClr val="6C606A"/>
      </a:folHlink>
    </a:clrScheme>
    <a:fontScheme name="Banded">
      <a:majorFont>
        <a:latin typeface="Corbel" panose="020B0503020204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orbel" panose="020B0503020204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Banded">
      <a:fillStyleLst>
        <a:solidFill>
          <a:schemeClr val="phClr"/>
        </a:solidFill>
        <a:gradFill rotWithShape="1">
          <a:gsLst>
            <a:gs pos="0">
              <a:schemeClr val="phClr">
                <a:tint val="65000"/>
                <a:satMod val="120000"/>
                <a:lumMod val="107000"/>
              </a:schemeClr>
            </a:gs>
            <a:gs pos="50000">
              <a:schemeClr val="phClr">
                <a:tint val="70000"/>
                <a:satMod val="124000"/>
                <a:lumMod val="103000"/>
              </a:schemeClr>
            </a:gs>
            <a:gs pos="100000">
              <a:schemeClr val="phClr">
                <a:tint val="85000"/>
                <a:satMod val="120000"/>
                <a:lum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85000"/>
                <a:shade val="98000"/>
                <a:satMod val="110000"/>
                <a:lumMod val="103000"/>
              </a:schemeClr>
            </a:gs>
            <a:gs pos="50000">
              <a:schemeClr val="phClr">
                <a:shade val="85000"/>
                <a:satMod val="105000"/>
                <a:lumMod val="100000"/>
              </a:schemeClr>
            </a:gs>
            <a:gs pos="100000">
              <a:schemeClr val="phClr">
                <a:shade val="60000"/>
                <a:satMod val="120000"/>
                <a:lumMod val="100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15875" dir="5400000" algn="ctr" rotWithShape="0">
              <a:srgbClr val="000000">
                <a:alpha val="68000"/>
              </a:srgbClr>
            </a:outerShdw>
          </a:effectLst>
        </a:effectStyle>
        <a:effectStyle>
          <a:effectLst>
            <a:outerShdw blurRad="88900" dist="2794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blipFill rotWithShape="1">
          <a:blip xmlns:r="http://schemas.openxmlformats.org/officeDocument/2006/relationships" r:embed="rId1">
            <a:duotone>
              <a:schemeClr val="phClr"/>
              <a:schemeClr val="phClr">
                <a:shade val="91000"/>
                <a:satMod val="105000"/>
              </a:schemeClr>
            </a:duotone>
          </a:blip>
          <a:tile tx="0" ty="0" sx="100000" sy="100000" flip="none" algn="tl"/>
        </a:blipFill>
        <a:gradFill rotWithShape="1">
          <a:gsLst>
            <a:gs pos="0">
              <a:schemeClr val="phClr">
                <a:tint val="100000"/>
                <a:shade val="0"/>
                <a:satMod val="100000"/>
              </a:schemeClr>
            </a:gs>
            <a:gs pos="100000">
              <a:schemeClr val="phClr">
                <a:shade val="100000"/>
                <a:satMod val="10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Banded" id="{98DFF888-2449-4D28-977C-6306C017633E}" vid="{9792607F-9579-4224-82FF-9C88C3E1E53D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EDDDB5EE6D98C44930B742096920B300400F5B6D36B3EF94B4E9A635CDF2A18F5B8" ma:contentTypeVersion="72" ma:contentTypeDescription="Create a new document." ma:contentTypeScope="" ma:versionID="a23e56308344d904b51738559c3d67c9">
  <xsd:schema xmlns:xsd="http://www.w3.org/2001/XMLSchema" xmlns:xs="http://www.w3.org/2001/XMLSchema" xmlns:p="http://schemas.microsoft.com/office/2006/metadata/properties" xmlns:ns2="4873beb7-5857-4685-be1f-d57550cc96cc" targetNamespace="http://schemas.microsoft.com/office/2006/metadata/properties" ma:root="true" ma:fieldsID="cd0908cc4600e77bf5da051303e00c8d" ns2:_="">
    <xsd:import namespace="4873beb7-5857-4685-be1f-d57550cc96cc"/>
    <xsd:element name="properties">
      <xsd:complexType>
        <xsd:sequence>
          <xsd:element name="documentManagement">
            <xsd:complexType>
              <xsd:all>
                <xsd:element ref="ns2:AcquiredFrom" minOccurs="0"/>
                <xsd:element ref="ns2:UACurrentWords" minOccurs="0"/>
                <xsd:element ref="ns2:TPApplication" minOccurs="0"/>
                <xsd:element ref="ns2:ApprovalLog" minOccurs="0"/>
                <xsd:element ref="ns2:ApprovalStatus" minOccurs="0"/>
                <xsd:element ref="ns2:AssetStart" minOccurs="0"/>
                <xsd:element ref="ns2:AssetExpire" minOccurs="0"/>
                <xsd:element ref="ns2:AssetId" minOccurs="0"/>
                <xsd:element ref="ns2:IsSearchable" minOccurs="0"/>
                <xsd:element ref="ns2:AssetType" minOccurs="0"/>
                <xsd:element ref="ns2:APAuthor" minOccurs="0"/>
                <xsd:element ref="ns2:AverageRating" minOccurs="0"/>
                <xsd:element ref="ns2:BlockPublish" minOccurs="0"/>
                <xsd:element ref="ns2:BugNumber" minOccurs="0"/>
                <xsd:element ref="ns2:CampaignTagsTaxHTField0" minOccurs="0"/>
                <xsd:element ref="ns2:TPClientViewer" minOccurs="0"/>
                <xsd:element ref="ns2:ClipArtFilename" minOccurs="0"/>
                <xsd:element ref="ns2:TPCommandLine" minOccurs="0"/>
                <xsd:element ref="ns2:TPComponent" minOccurs="0"/>
                <xsd:element ref="ns2:ContentItem" minOccurs="0"/>
                <xsd:element ref="ns2:CrawlForDependencies" minOccurs="0"/>
                <xsd:element ref="ns2:CSXHash" minOccurs="0"/>
                <xsd:element ref="ns2:CSXSubmissionMarket" minOccurs="0"/>
                <xsd:element ref="ns2:CSXUpdate" minOccurs="0"/>
                <xsd:element ref="ns2:IntlLangReviewDate" minOccurs="0"/>
                <xsd:element ref="ns2:IsDeleted" minOccurs="0"/>
                <xsd:element ref="ns2:APDescription" minOccurs="0"/>
                <xsd:element ref="ns2:DirectSourceMarket" minOccurs="0"/>
                <xsd:element ref="ns2:Downloads" minOccurs="0"/>
                <xsd:element ref="ns2:DSATActionTaken" minOccurs="0"/>
                <xsd:element ref="ns2:APEditor" minOccurs="0"/>
                <xsd:element ref="ns2:EditorialStatus" minOccurs="0"/>
                <xsd:element ref="ns2:EditorialTags" minOccurs="0"/>
                <xsd:element ref="ns2:TPExecutable" minOccurs="0"/>
                <xsd:element ref="ns2:FeatureTagsTaxHTField0" minOccurs="0"/>
                <xsd:element ref="ns2:TPFriendlyName" minOccurs="0"/>
                <xsd:element ref="ns2:FriendlyTitle" minOccurs="0"/>
                <xsd:element ref="ns2:PrimaryImageGen" minOccurs="0"/>
                <xsd:element ref="ns2:HandoffToMSDN" minOccurs="0"/>
                <xsd:element ref="ns2:InProjectListLookup" minOccurs="0"/>
                <xsd:element ref="ns2:TPInstallLocation" minOccurs="0"/>
                <xsd:element ref="ns2:InternalTagsTaxHTField0" minOccurs="0"/>
                <xsd:element ref="ns2:IntlLangReview" minOccurs="0"/>
                <xsd:element ref="ns2:IntlLangReviewer" minOccurs="0"/>
                <xsd:element ref="ns2:MarketSpecific" minOccurs="0"/>
                <xsd:element ref="ns2:LastCompleteVersionLookup" minOccurs="0"/>
                <xsd:element ref="ns2:LastHandOff" minOccurs="0"/>
                <xsd:element ref="ns2:LastModifiedDateTime" minOccurs="0"/>
                <xsd:element ref="ns2:LastPreviewErrorLookup" minOccurs="0"/>
                <xsd:element ref="ns2:LastPreviewResultLookup" minOccurs="0"/>
                <xsd:element ref="ns2:LastPreviewAttemptDateLookup" minOccurs="0"/>
                <xsd:element ref="ns2:LastPreviewedByLookup" minOccurs="0"/>
                <xsd:element ref="ns2:LastPreviewTimeLookup" minOccurs="0"/>
                <xsd:element ref="ns2:LastPreviewVersionLookup" minOccurs="0"/>
                <xsd:element ref="ns2:LastPublishErrorLookup" minOccurs="0"/>
                <xsd:element ref="ns2:LastPublishResultLookup" minOccurs="0"/>
                <xsd:element ref="ns2:LastPublishAttemptDateLookup" minOccurs="0"/>
                <xsd:element ref="ns2:LastPublishedByLookup" minOccurs="0"/>
                <xsd:element ref="ns2:LastPublishTimeLookup" minOccurs="0"/>
                <xsd:element ref="ns2:LastPublishVersionLookup" minOccurs="0"/>
                <xsd:element ref="ns2:TPLaunchHelpLinkType" minOccurs="0"/>
                <xsd:element ref="ns2:LegacyData" minOccurs="0"/>
                <xsd:element ref="ns2:TPLaunchHelpLink" minOccurs="0"/>
                <xsd:element ref="ns2:LocComments" minOccurs="0"/>
                <xsd:element ref="ns2:LocLastLocAttemptVersionLookup" minOccurs="0"/>
                <xsd:element ref="ns2:LocLastLocAttemptVersionTypeLookup" minOccurs="0"/>
                <xsd:element ref="ns2:LocManualTestRequired" minOccurs="0"/>
                <xsd:element ref="ns2:LocMarketGroupTiers2" minOccurs="0"/>
                <xsd:element ref="ns2:LocNewPublishedVersionLookup" minOccurs="0"/>
                <xsd:element ref="ns2:LocOverallHandbackStatusLookup" minOccurs="0"/>
                <xsd:element ref="ns2:LocOverallLocStatusLookup" minOccurs="0"/>
                <xsd:element ref="ns2:LocOverallPreviewStatusLookup" minOccurs="0"/>
                <xsd:element ref="ns2:LocOverallPublishStatusLookup" minOccurs="0"/>
                <xsd:element ref="ns2:IntlLocPriority" minOccurs="0"/>
                <xsd:element ref="ns2:LocProcessedForHandoffsLookup" minOccurs="0"/>
                <xsd:element ref="ns2:LocProcessedForMarketsLookup" minOccurs="0"/>
                <xsd:element ref="ns2:LocPublishedDependentAssetsLookup" minOccurs="0"/>
                <xsd:element ref="ns2:LocPublishedLinkedAssetsLookup" minOccurs="0"/>
                <xsd:element ref="ns2:LocRecommendedHandoff" minOccurs="0"/>
                <xsd:element ref="ns2:LocalizationTagsTaxHTField0" minOccurs="0"/>
                <xsd:element ref="ns2:MachineTranslated" minOccurs="0"/>
                <xsd:element ref="ns2:Manager" minOccurs="0"/>
                <xsd:element ref="ns2:Markets" minOccurs="0"/>
                <xsd:element ref="ns2:Milestone" minOccurs="0"/>
                <xsd:element ref="ns2:TPNamespace" minOccurs="0"/>
                <xsd:element ref="ns2:NumericId" minOccurs="0"/>
                <xsd:element ref="ns2:NumOfRatingsLookup" minOccurs="0"/>
                <xsd:element ref="ns2:OOCacheId" minOccurs="0"/>
                <xsd:element ref="ns2:OpenTemplate" minOccurs="0"/>
                <xsd:element ref="ns2:OriginAsset" minOccurs="0"/>
                <xsd:element ref="ns2:OriginalRelease" minOccurs="0"/>
                <xsd:element ref="ns2:OriginalSourceMarket" minOccurs="0"/>
                <xsd:element ref="ns2:OutputCachingOn" minOccurs="0"/>
                <xsd:element ref="ns2:ParentAssetId" minOccurs="0"/>
                <xsd:element ref="ns2:PlannedPubDate" minOccurs="0"/>
                <xsd:element ref="ns2:PolicheckWords" minOccurs="0"/>
                <xsd:element ref="ns2:BusinessGroup" minOccurs="0"/>
                <xsd:element ref="ns2:UAProjectedTotalWords" minOccurs="0"/>
                <xsd:element ref="ns2:Provider" minOccurs="0"/>
                <xsd:element ref="ns2:Providers" minOccurs="0"/>
                <xsd:element ref="ns2:PublishStatusLookup" minOccurs="0"/>
                <xsd:element ref="ns2:PublishTargets" minOccurs="0"/>
                <xsd:element ref="ns2:RecommendationsModifier" minOccurs="0"/>
                <xsd:element ref="ns2:ArtSampleDocs" minOccurs="0"/>
                <xsd:element ref="ns2:ScenarioTagsTaxHTField0" minOccurs="0"/>
                <xsd:element ref="ns2:ShowIn" minOccurs="0"/>
                <xsd:element ref="ns2:SourceTitle" minOccurs="0"/>
                <xsd:element ref="ns2:CSXSubmissionDate" minOccurs="0"/>
                <xsd:element ref="ns2:SubmitterId" minOccurs="0"/>
                <xsd:element ref="ns2:TaxCatchAll" minOccurs="0"/>
                <xsd:element ref="ns2:TaxCatchAllLabel" minOccurs="0"/>
                <xsd:element ref="ns2:TemplateStatus" minOccurs="0"/>
                <xsd:element ref="ns2:TemplateTemplateType" minOccurs="0"/>
                <xsd:element ref="ns2:ThumbnailAssetId" minOccurs="0"/>
                <xsd:element ref="ns2:TimesCloned" minOccurs="0"/>
                <xsd:element ref="ns2:TrustLevel" minOccurs="0"/>
                <xsd:element ref="ns2:UALocComments" minOccurs="0"/>
                <xsd:element ref="ns2:UALocRecommendation" minOccurs="0"/>
                <xsd:element ref="ns2:UANotes" minOccurs="0"/>
                <xsd:element ref="ns2:TPAppVersion" minOccurs="0"/>
                <xsd:element ref="ns2:VoteCoun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73beb7-5857-4685-be1f-d57550cc96cc" elementFormDefault="qualified">
    <xsd:import namespace="http://schemas.microsoft.com/office/2006/documentManagement/types"/>
    <xsd:import namespace="http://schemas.microsoft.com/office/infopath/2007/PartnerControls"/>
    <xsd:element name="AcquiredFrom" ma:index="1" nillable="true" ma:displayName="Acquired From" ma:default="Internal MS" ma:internalName="AcquiredFrom" ma:readOnly="false">
      <xsd:simpleType>
        <xsd:restriction base="dms:Choice">
          <xsd:enumeration value="Internal MS"/>
          <xsd:enumeration value="Community"/>
          <xsd:enumeration value="MVP"/>
          <xsd:enumeration value="Publisher"/>
          <xsd:enumeration value="Partner"/>
          <xsd:enumeration value="None"/>
        </xsd:restriction>
      </xsd:simpleType>
    </xsd:element>
    <xsd:element name="UACurrentWords" ma:index="2" nillable="true" ma:displayName="Actual Word Count" ma:default="" ma:internalName="UACurrentWords" ma:readOnly="false">
      <xsd:simpleType>
        <xsd:restriction base="dms:Unknown"/>
      </xsd:simpleType>
    </xsd:element>
    <xsd:element name="TPApplication" ma:index="3" nillable="true" ma:displayName="Application to Open Template With" ma:default="" ma:internalName="TPApplication">
      <xsd:simpleType>
        <xsd:restriction base="dms:Text"/>
      </xsd:simpleType>
    </xsd:element>
    <xsd:element name="ApprovalLog" ma:index="4" nillable="true" ma:displayName="Approval Log" ma:default="" ma:hidden="true" ma:internalName="ApprovalLog" ma:readOnly="false">
      <xsd:simpleType>
        <xsd:restriction base="dms:Note"/>
      </xsd:simpleType>
    </xsd:element>
    <xsd:element name="ApprovalStatus" ma:index="5" nillable="true" ma:displayName="Approval Status" ma:default="InProgress" ma:internalName="ApprovalStatus" ma:readOnly="false">
      <xsd:simpleType>
        <xsd:restriction base="dms:Choice">
          <xsd:enumeration value="InProgress"/>
          <xsd:enumeration value="Rejected"/>
          <xsd:enumeration value="Questionable"/>
          <xsd:enumeration value="ApprovedAutomatic"/>
          <xsd:enumeration value="ApprovedManual"/>
          <xsd:enumeration value="On Hold"/>
          <xsd:enumeration value="Needs Review"/>
          <xsd:enumeration value="A Violation"/>
          <xsd:enumeration value="Unpublished Violation"/>
        </xsd:restriction>
      </xsd:simpleType>
    </xsd:element>
    <xsd:element name="AssetStart" ma:index="6" nillable="true" ma:displayName="Asset Begin Date" ma:default="[Today]" ma:internalName="AssetStart" ma:readOnly="false">
      <xsd:simpleType>
        <xsd:restriction base="dms:DateTime"/>
      </xsd:simpleType>
    </xsd:element>
    <xsd:element name="AssetExpire" ma:index="7" nillable="true" ma:displayName="Asset End Date" ma:default="2029-01-01T08:00:00Z" ma:format="DateTime" ma:internalName="AssetExpire" ma:readOnly="false">
      <xsd:simpleType>
        <xsd:restriction base="dms:DateTime"/>
      </xsd:simpleType>
    </xsd:element>
    <xsd:element name="AssetId" ma:index="8" nillable="true" ma:displayName="Asset ID" ma:default="" ma:indexed="true" ma:internalName="AssetId" ma:readOnly="false">
      <xsd:simpleType>
        <xsd:restriction base="dms:Text">
          <xsd:maxLength value="255"/>
        </xsd:restriction>
      </xsd:simpleType>
    </xsd:element>
    <xsd:element name="IsSearchable" ma:index="9" nillable="true" ma:displayName="Asset Searchable?" ma:default="true" ma:internalName="IsSearchable" ma:readOnly="false">
      <xsd:simpleType>
        <xsd:restriction base="dms:Boolean"/>
      </xsd:simpleType>
    </xsd:element>
    <xsd:element name="AssetType" ma:index="10" nillable="true" ma:displayName="Asset Type" ma:default="" ma:internalName="AssetType" ma:readOnly="false">
      <xsd:simpleType>
        <xsd:restriction base="dms:Unknown"/>
      </xsd:simpleType>
    </xsd:element>
    <xsd:element name="APAuthor" ma:index="11" nillable="true" ma:displayName="Author" ma:default="" ma:list="UserInfo" ma:internalName="APAuth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AverageRating" ma:index="12" nillable="true" ma:displayName="Average Rating" ma:internalName="AverageRating" ma:readOnly="false">
      <xsd:simpleType>
        <xsd:restriction base="dms:Text"/>
      </xsd:simpleType>
    </xsd:element>
    <xsd:element name="BlockPublish" ma:index="13" nillable="true" ma:displayName="Block from Publishing?" ma:default="" ma:internalName="BlockPublish" ma:readOnly="false">
      <xsd:simpleType>
        <xsd:restriction base="dms:Boolean"/>
      </xsd:simpleType>
    </xsd:element>
    <xsd:element name="BugNumber" ma:index="14" nillable="true" ma:displayName="Bug Number" ma:default="" ma:internalName="BugNumber" ma:readOnly="false">
      <xsd:simpleType>
        <xsd:restriction base="dms:Text"/>
      </xsd:simpleType>
    </xsd:element>
    <xsd:element name="CampaignTagsTaxHTField0" ma:index="16" nillable="true" ma:taxonomy="true" ma:internalName="CampaignTagsTaxHTField0" ma:taxonomyFieldName="CampaignTags" ma:displayName="Campaigns" ma:readOnly="false" ma:default="" ma:fieldId="{1df42cc3-2301-4f11-a52a-6ead923c29ed}" ma:taxonomyMulti="true" ma:sspId="8f79753a-75d3-41f5-8ca3-40b843941b4f" ma:termSetId="ca0e50d4-faa1-44ce-961e-bb1441c60e6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ClientViewer" ma:index="17" nillable="true" ma:displayName="Client Viewer" ma:default="" ma:internalName="TPClientViewer">
      <xsd:simpleType>
        <xsd:restriction base="dms:Text"/>
      </xsd:simpleType>
    </xsd:element>
    <xsd:element name="ClipArtFilename" ma:index="18" nillable="true" ma:displayName="Clip Art Name" ma:default="" ma:internalName="ClipArtFilename" ma:readOnly="false">
      <xsd:simpleType>
        <xsd:restriction base="dms:Text"/>
      </xsd:simpleType>
    </xsd:element>
    <xsd:element name="TPCommandLine" ma:index="19" nillable="true" ma:displayName="Command Line" ma:default="" ma:internalName="TPCommandLine">
      <xsd:simpleType>
        <xsd:restriction base="dms:Text"/>
      </xsd:simpleType>
    </xsd:element>
    <xsd:element name="TPComponent" ma:index="20" nillable="true" ma:displayName="Component" ma:default="" ma:internalName="TPComponent">
      <xsd:simpleType>
        <xsd:restriction base="dms:Text"/>
      </xsd:simpleType>
    </xsd:element>
    <xsd:element name="ContentItem" ma:index="21" nillable="true" ma:displayName="Content Item" ma:default="" ma:hidden="true" ma:internalName="ContentItem" ma:readOnly="false">
      <xsd:simpleType>
        <xsd:restriction base="dms:Unknown"/>
      </xsd:simpleType>
    </xsd:element>
    <xsd:element name="CrawlForDependencies" ma:index="23" nillable="true" ma:displayName="Crawl for Dependencies?" ma:default="true" ma:internalName="CrawlForDependencies" ma:readOnly="false">
      <xsd:simpleType>
        <xsd:restriction base="dms:Boolean"/>
      </xsd:simpleType>
    </xsd:element>
    <xsd:element name="CSXHash" ma:index="26" nillable="true" ma:displayName="CSX Hash" ma:default="" ma:indexed="true" ma:internalName="CSXHash" ma:readOnly="false">
      <xsd:simpleType>
        <xsd:restriction base="dms:Text"/>
      </xsd:simpleType>
    </xsd:element>
    <xsd:element name="CSXSubmissionMarket" ma:index="27" nillable="true" ma:displayName="CSX Submission Market" ma:default="" ma:list="{2FBD1B11-2ACE-4FDC-B5A3-635D4ADF6F1B}" ma:internalName="CSXSubmissionMarket" ma:readOnly="false" ma:showField="MarketName" ma:web="4873beb7-5857-4685-be1f-d57550cc96cc">
      <xsd:simpleType>
        <xsd:restriction base="dms:Lookup"/>
      </xsd:simpleType>
    </xsd:element>
    <xsd:element name="CSXUpdate" ma:index="28" nillable="true" ma:displayName="CSX Updated?" ma:default="false" ma:internalName="CSXUpdate" ma:readOnly="false">
      <xsd:simpleType>
        <xsd:restriction base="dms:Boolean"/>
      </xsd:simpleType>
    </xsd:element>
    <xsd:element name="IntlLangReviewDate" ma:index="29" nillable="true" ma:displayName="Date to Complete Intl QA" ma:default="" ma:internalName="IntlLangReviewDate" ma:readOnly="false">
      <xsd:simpleType>
        <xsd:restriction base="dms:DateTime"/>
      </xsd:simpleType>
    </xsd:element>
    <xsd:element name="IsDeleted" ma:index="30" nillable="true" ma:displayName="Deleted?" ma:default="" ma:internalName="IsDeleted" ma:readOnly="false">
      <xsd:simpleType>
        <xsd:restriction base="dms:Boolean"/>
      </xsd:simpleType>
    </xsd:element>
    <xsd:element name="APDescription" ma:index="31" nillable="true" ma:displayName="Description" ma:default="" ma:internalName="APDescription" ma:readOnly="false">
      <xsd:simpleType>
        <xsd:restriction base="dms:Note"/>
      </xsd:simpleType>
    </xsd:element>
    <xsd:element name="DirectSourceMarket" ma:index="32" nillable="true" ma:displayName="Direct Source Market Group" ma:default="" ma:internalName="DirectSourceMarket" ma:readOnly="false">
      <xsd:simpleType>
        <xsd:restriction base="dms:Text"/>
      </xsd:simpleType>
    </xsd:element>
    <xsd:element name="Downloads" ma:index="33" nillable="true" ma:displayName="Downloads" ma:default="0" ma:hidden="true" ma:internalName="Downloads" ma:readOnly="false">
      <xsd:simpleType>
        <xsd:restriction base="dms:Unknown"/>
      </xsd:simpleType>
    </xsd:element>
    <xsd:element name="DSATActionTaken" ma:index="34" nillable="true" ma:displayName="DSAT Action Taken" ma:default="" ma:internalName="DSATActionTaken" ma:readOnly="false">
      <xsd:simpleType>
        <xsd:restriction base="dms:Choice">
          <xsd:enumeration value="Best Bets"/>
          <xsd:enumeration value="Expire"/>
          <xsd:enumeration value="Hide"/>
          <xsd:enumeration value="None"/>
        </xsd:restriction>
      </xsd:simpleType>
    </xsd:element>
    <xsd:element name="APEditor" ma:index="35" nillable="true" ma:displayName="Editor" ma:default="" ma:list="UserInfo" ma:internalName="APEdit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EditorialStatus" ma:index="36" nillable="true" ma:displayName="Editorial Status" ma:default="" ma:internalName="EditorialStatus" ma:readOnly="false">
      <xsd:simpleType>
        <xsd:restriction base="dms:Unknown"/>
      </xsd:simpleType>
    </xsd:element>
    <xsd:element name="EditorialTags" ma:index="37" nillable="true" ma:displayName="Editorial Tags" ma:default="" ma:internalName="EditorialTags">
      <xsd:simpleType>
        <xsd:restriction base="dms:Unknown"/>
      </xsd:simpleType>
    </xsd:element>
    <xsd:element name="TPExecutable" ma:index="38" nillable="true" ma:displayName="Executable" ma:default="" ma:internalName="TPExecutable">
      <xsd:simpleType>
        <xsd:restriction base="dms:Text"/>
      </xsd:simpleType>
    </xsd:element>
    <xsd:element name="FeatureTagsTaxHTField0" ma:index="40" nillable="true" ma:taxonomy="true" ma:internalName="FeatureTagsTaxHTField0" ma:taxonomyFieldName="FeatureTags" ma:displayName="Features" ma:readOnly="false" ma:default="" ma:fieldId="{7fc0d542-15c6-4882-a8e3-13bca44403fb}" ma:taxonomyMulti="true" ma:sspId="8f79753a-75d3-41f5-8ca3-40b843941b4f" ma:termSetId="f1ab6845-967d-4854-a0ba-4ec07f0f811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FriendlyName" ma:index="41" nillable="true" ma:displayName="Friendly Name" ma:default="" ma:internalName="TPFriendlyName">
      <xsd:simpleType>
        <xsd:restriction base="dms:Text"/>
      </xsd:simpleType>
    </xsd:element>
    <xsd:element name="FriendlyTitle" ma:index="42" nillable="true" ma:displayName="Friendly Title" ma:default="" ma:description="Shorter title to be used when displaying search results" ma:internalName="FriendlyTitle" ma:readOnly="false">
      <xsd:simpleType>
        <xsd:restriction base="dms:Text"/>
      </xsd:simpleType>
    </xsd:element>
    <xsd:element name="PrimaryImageGen" ma:index="43" nillable="true" ma:displayName="Generate Images?" ma:default="true" ma:internalName="PrimaryImageGen">
      <xsd:simpleType>
        <xsd:restriction base="dms:Boolean"/>
      </xsd:simpleType>
    </xsd:element>
    <xsd:element name="HandoffToMSDN" ma:index="44" nillable="true" ma:displayName="Handoff To MSDN Date" ma:default="" ma:internalName="HandoffToMSDN" ma:readOnly="false">
      <xsd:simpleType>
        <xsd:restriction base="dms:DateTime"/>
      </xsd:simpleType>
    </xsd:element>
    <xsd:element name="InProjectListLookup" ma:index="45" nillable="true" ma:displayName="InProjectListLookup" ma:list="{9E343742-310B-4684-A24C-1D137CB4B230}" ma:internalName="InProjectListLookup" ma:readOnly="true" ma:showField="InProjectLis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InstallLocation" ma:index="46" nillable="true" ma:displayName="Install Location" ma:default="" ma:internalName="TPInstallLocation">
      <xsd:simpleType>
        <xsd:restriction base="dms:Text"/>
      </xsd:simpleType>
    </xsd:element>
    <xsd:element name="InternalTagsTaxHTField0" ma:index="48" nillable="true" ma:taxonomy="true" ma:internalName="InternalTagsTaxHTField0" ma:taxonomyFieldName="InternalTags" ma:displayName="Internal Tags" ma:readOnly="false" ma:default="" ma:fieldId="{1490b8a4-2706-41ec-b5e3-73176dccf34e}" ma:taxonomyMulti="true" ma:sspId="8f79753a-75d3-41f5-8ca3-40b843941b4f" ma:termSetId="82b6639e-f7fc-4c18-ad2d-003a6e707765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IntlLangReview" ma:index="49" nillable="true" ma:displayName="Intl Lang QA Review Required?" ma:default="" ma:internalName="IntlLangReview" ma:readOnly="false">
      <xsd:simpleType>
        <xsd:restriction base="dms:Boolean"/>
      </xsd:simpleType>
    </xsd:element>
    <xsd:element name="IntlLangReviewer" ma:index="50" nillable="true" ma:displayName="Intl Lang QA Reviewer" ma:default="" ma:internalName="IntlLangReviewer" ma:readOnly="false">
      <xsd:simpleType>
        <xsd:restriction base="dms:Text"/>
      </xsd:simpleType>
    </xsd:element>
    <xsd:element name="MarketSpecific" ma:index="51" nillable="true" ma:displayName="Is Market Specific?" ma:default="" ma:internalName="MarketSpecific" ma:readOnly="false">
      <xsd:simpleType>
        <xsd:restriction base="dms:Boolean"/>
      </xsd:simpleType>
    </xsd:element>
    <xsd:element name="LastCompleteVersionLookup" ma:index="52" nillable="true" ma:displayName="Last Complete Version Lookup" ma:default="" ma:list="{9E343742-310B-4684-A24C-1D137CB4B230}" ma:internalName="LastCompleteVersionLookup" ma:readOnly="true" ma:showField="LastComplete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HandOff" ma:index="53" nillable="true" ma:displayName="Last Hand-off" ma:default="" ma:internalName="LastHandOff" ma:readOnly="false">
      <xsd:simpleType>
        <xsd:restriction base="dms:DateTime"/>
      </xsd:simpleType>
    </xsd:element>
    <xsd:element name="LastModifiedDateTime" ma:index="54" nillable="true" ma:displayName="Last Modified Date" ma:default="" ma:internalName="LastModifiedDateTime" ma:readOnly="false">
      <xsd:simpleType>
        <xsd:restriction base="dms:DateTime"/>
      </xsd:simpleType>
    </xsd:element>
    <xsd:element name="LastPreviewErrorLookup" ma:index="55" nillable="true" ma:displayName="Last Preview Attempt Error" ma:default="" ma:list="{9E343742-310B-4684-A24C-1D137CB4B230}" ma:internalName="LastPreviewErrorLookup" ma:readOnly="true" ma:showField="LastPreview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ResultLookup" ma:index="56" nillable="true" ma:displayName="Last Preview Attempt Result" ma:default="" ma:list="{9E343742-310B-4684-A24C-1D137CB4B230}" ma:internalName="LastPreviewResultLookup" ma:readOnly="true" ma:showField="LastPreview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AttemptDateLookup" ma:index="57" nillable="true" ma:displayName="Last Preview Attempted On" ma:default="" ma:list="{9E343742-310B-4684-A24C-1D137CB4B230}" ma:internalName="LastPreviewAttemptDateLookup" ma:readOnly="true" ma:showField="LastPreview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edByLookup" ma:index="58" nillable="true" ma:displayName="Last Previewed By" ma:default="" ma:list="{9E343742-310B-4684-A24C-1D137CB4B230}" ma:internalName="LastPreviewedByLookup" ma:readOnly="true" ma:showField="LastPreview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TimeLookup" ma:index="59" nillable="true" ma:displayName="Last Previewed Date" ma:default="" ma:list="{9E343742-310B-4684-A24C-1D137CB4B230}" ma:internalName="LastPreviewTimeLookup" ma:readOnly="true" ma:showField="LastPreview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VersionLookup" ma:index="60" nillable="true" ma:displayName="Last Previewed Version" ma:default="" ma:list="{9E343742-310B-4684-A24C-1D137CB4B230}" ma:internalName="LastPreviewVersionLookup" ma:readOnly="true" ma:showField="LastPreview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rrorLookup" ma:index="61" nillable="true" ma:displayName="Last Publish Attempt Error" ma:default="" ma:list="{9E343742-310B-4684-A24C-1D137CB4B230}" ma:internalName="LastPublishErrorLookup" ma:readOnly="true" ma:showField="LastPublish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ResultLookup" ma:index="62" nillable="true" ma:displayName="Last Publish Attempt Result" ma:default="" ma:list="{9E343742-310B-4684-A24C-1D137CB4B230}" ma:internalName="LastPublishResultLookup" ma:readOnly="true" ma:showField="LastPublish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AttemptDateLookup" ma:index="63" nillable="true" ma:displayName="Last Publish Attempted On" ma:default="" ma:list="{9E343742-310B-4684-A24C-1D137CB4B230}" ma:internalName="LastPublishAttemptDateLookup" ma:readOnly="true" ma:showField="LastPublish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dByLookup" ma:index="64" nillable="true" ma:displayName="Last Published By" ma:default="" ma:list="{9E343742-310B-4684-A24C-1D137CB4B230}" ma:internalName="LastPublishedByLookup" ma:readOnly="true" ma:showField="LastPublish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TimeLookup" ma:index="65" nillable="true" ma:displayName="Last Published Date" ma:default="" ma:list="{9E343742-310B-4684-A24C-1D137CB4B230}" ma:internalName="LastPublishTimeLookup" ma:readOnly="true" ma:showField="LastPublish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VersionLookup" ma:index="66" nillable="true" ma:displayName="Last Published Version" ma:default="" ma:list="{9E343742-310B-4684-A24C-1D137CB4B230}" ma:internalName="LastPublishVersionLookup" ma:readOnly="true" ma:showField="LastPublish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LaunchHelpLinkType" ma:index="67" nillable="true" ma:displayName="Launch Help Link Type" ma:default="Template" ma:internalName="TPLaunchHelpLinkType">
      <xsd:simpleType>
        <xsd:restriction base="dms:Choice">
          <xsd:enumeration value="Template"/>
          <xsd:enumeration value="Training"/>
          <xsd:enumeration value="URL"/>
          <xsd:enumeration value="None"/>
        </xsd:restriction>
      </xsd:simpleType>
    </xsd:element>
    <xsd:element name="LegacyData" ma:index="68" nillable="true" ma:displayName="Legacy Data" ma:default="" ma:internalName="LegacyData" ma:readOnly="false">
      <xsd:simpleType>
        <xsd:restriction base="dms:Note"/>
      </xsd:simpleType>
    </xsd:element>
    <xsd:element name="TPLaunchHelpLink" ma:index="69" nillable="true" ma:displayName="Link to Launch Help Topic" ma:default="" ma:internalName="TPLaunchHelpLink">
      <xsd:simpleType>
        <xsd:restriction base="dms:Text"/>
      </xsd:simpleType>
    </xsd:element>
    <xsd:element name="LocComments" ma:index="70" nillable="true" ma:displayName="Loc Approval Comments" ma:default="" ma:internalName="LocComments" ma:readOnly="false">
      <xsd:simpleType>
        <xsd:restriction base="dms:Note"/>
      </xsd:simpleType>
    </xsd:element>
    <xsd:element name="LocLastLocAttemptVersionLookup" ma:index="71" nillable="true" ma:displayName="Loc Last Loc Attempt Version" ma:default="" ma:list="{7DD1DCEC-E449-43D3-891F-7DC62F62AD21}" ma:internalName="LocLastLocAttemptVersionLookup" ma:readOnly="false" ma:showField="LastLocAttemptVersion" ma:web="4873beb7-5857-4685-be1f-d57550cc96cc">
      <xsd:simpleType>
        <xsd:restriction base="dms:Lookup"/>
      </xsd:simpleType>
    </xsd:element>
    <xsd:element name="LocLastLocAttemptVersionTypeLookup" ma:index="72" nillable="true" ma:displayName="Loc Last Loc Attempt Version Type" ma:default="" ma:list="{7DD1DCEC-E449-43D3-891F-7DC62F62AD21}" ma:internalName="LocLastLocAttemptVersionTypeLookup" ma:readOnly="true" ma:showField="LastLocAttemptVersionType" ma:web="4873beb7-5857-4685-be1f-d57550cc96cc">
      <xsd:simpleType>
        <xsd:restriction base="dms:Lookup"/>
      </xsd:simpleType>
    </xsd:element>
    <xsd:element name="LocManualTestRequired" ma:index="73" nillable="true" ma:displayName="Loc Manual Test Required" ma:default="" ma:internalName="LocManualTestRequired" ma:readOnly="false">
      <xsd:simpleType>
        <xsd:restriction base="dms:Boolean"/>
      </xsd:simpleType>
    </xsd:element>
    <xsd:element name="LocMarketGroupTiers2" ma:index="74" nillable="true" ma:displayName="Loc Market Group Tiers" ma:internalName="LocMarketGroupTiers2" ma:readOnly="false">
      <xsd:simpleType>
        <xsd:restriction base="dms:Unknown"/>
      </xsd:simpleType>
    </xsd:element>
    <xsd:element name="LocNewPublishedVersionLookup" ma:index="75" nillable="true" ma:displayName="Loc New Published Version Lookup" ma:default="" ma:list="{7DD1DCEC-E449-43D3-891F-7DC62F62AD21}" ma:internalName="LocNewPublishedVersionLookup" ma:readOnly="true" ma:showField="NewPublishedVersion" ma:web="4873beb7-5857-4685-be1f-d57550cc96cc">
      <xsd:simpleType>
        <xsd:restriction base="dms:Lookup"/>
      </xsd:simpleType>
    </xsd:element>
    <xsd:element name="LocOverallHandbackStatusLookup" ma:index="76" nillable="true" ma:displayName="Loc Overall Handback Status" ma:default="" ma:list="{7DD1DCEC-E449-43D3-891F-7DC62F62AD21}" ma:internalName="LocOverallHandbackStatusLookup" ma:readOnly="true" ma:showField="OverallHandbackStatus" ma:web="4873beb7-5857-4685-be1f-d57550cc96cc">
      <xsd:simpleType>
        <xsd:restriction base="dms:Lookup"/>
      </xsd:simpleType>
    </xsd:element>
    <xsd:element name="LocOverallLocStatusLookup" ma:index="77" nillable="true" ma:displayName="Loc Overall Localize Status" ma:default="" ma:list="{7DD1DCEC-E449-43D3-891F-7DC62F62AD21}" ma:internalName="LocOverallLocStatusLookup" ma:readOnly="true" ma:showField="OverallLocStatus" ma:web="4873beb7-5857-4685-be1f-d57550cc96cc">
      <xsd:simpleType>
        <xsd:restriction base="dms:Lookup"/>
      </xsd:simpleType>
    </xsd:element>
    <xsd:element name="LocOverallPreviewStatusLookup" ma:index="78" nillable="true" ma:displayName="Loc Overall Preview Status" ma:default="" ma:list="{7DD1DCEC-E449-43D3-891F-7DC62F62AD21}" ma:internalName="LocOverallPreviewStatusLookup" ma:readOnly="true" ma:showField="OverallPreviewStatus" ma:web="4873beb7-5857-4685-be1f-d57550cc96cc">
      <xsd:simpleType>
        <xsd:restriction base="dms:Lookup"/>
      </xsd:simpleType>
    </xsd:element>
    <xsd:element name="LocOverallPublishStatusLookup" ma:index="79" nillable="true" ma:displayName="Loc Overall Publish Status" ma:default="" ma:list="{7DD1DCEC-E449-43D3-891F-7DC62F62AD21}" ma:internalName="LocOverallPublishStatusLookup" ma:readOnly="true" ma:showField="OverallPublishStatus" ma:web="4873beb7-5857-4685-be1f-d57550cc96cc">
      <xsd:simpleType>
        <xsd:restriction base="dms:Lookup"/>
      </xsd:simpleType>
    </xsd:element>
    <xsd:element name="IntlLocPriority" ma:index="80" nillable="true" ma:displayName="Loc Priority" ma:default="" ma:internalName="IntlLocPriority" ma:readOnly="false">
      <xsd:simpleType>
        <xsd:restriction base="dms:Unknown"/>
      </xsd:simpleType>
    </xsd:element>
    <xsd:element name="LocProcessedForHandoffsLookup" ma:index="81" nillable="true" ma:displayName="Loc Processed For Handoffs" ma:default="" ma:list="{7DD1DCEC-E449-43D3-891F-7DC62F62AD21}" ma:internalName="LocProcessedForHandoffsLookup" ma:readOnly="true" ma:showField="ProcessedForHandoffs" ma:web="4873beb7-5857-4685-be1f-d57550cc96cc">
      <xsd:simpleType>
        <xsd:restriction base="dms:Lookup"/>
      </xsd:simpleType>
    </xsd:element>
    <xsd:element name="LocProcessedForMarketsLookup" ma:index="82" nillable="true" ma:displayName="Loc Processed For Markets" ma:default="" ma:list="{7DD1DCEC-E449-43D3-891F-7DC62F62AD21}" ma:internalName="LocProcessedForMarketsLookup" ma:readOnly="true" ma:showField="ProcessedForMarkets" ma:web="4873beb7-5857-4685-be1f-d57550cc96cc">
      <xsd:simpleType>
        <xsd:restriction base="dms:Lookup"/>
      </xsd:simpleType>
    </xsd:element>
    <xsd:element name="LocPublishedDependentAssetsLookup" ma:index="83" nillable="true" ma:displayName="Loc Published Dependent Assets" ma:default="" ma:list="{7DD1DCEC-E449-43D3-891F-7DC62F62AD21}" ma:internalName="LocPublishedDependentAssetsLookup" ma:readOnly="true" ma:showField="PublishedDependentAssets" ma:web="4873beb7-5857-4685-be1f-d57550cc96cc">
      <xsd:simpleType>
        <xsd:restriction base="dms:Lookup"/>
      </xsd:simpleType>
    </xsd:element>
    <xsd:element name="LocPublishedLinkedAssetsLookup" ma:index="84" nillable="true" ma:displayName="Loc Published Linked Assets" ma:default="" ma:list="{7DD1DCEC-E449-43D3-891F-7DC62F62AD21}" ma:internalName="LocPublishedLinkedAssetsLookup" ma:readOnly="true" ma:showField="PublishedLinkedAssets" ma:web="4873beb7-5857-4685-be1f-d57550cc96cc">
      <xsd:simpleType>
        <xsd:restriction base="dms:Lookup"/>
      </xsd:simpleType>
    </xsd:element>
    <xsd:element name="LocRecommendedHandoff" ma:index="85" nillable="true" ma:displayName="Loc Recommended Handoff" ma:default="" ma:indexed="true" ma:internalName="LocRecommendedHandoff" ma:readOnly="false">
      <xsd:simpleType>
        <xsd:restriction base="dms:Text"/>
      </xsd:simpleType>
    </xsd:element>
    <xsd:element name="LocalizationTagsTaxHTField0" ma:index="87" nillable="true" ma:taxonomy="true" ma:internalName="LocalizationTagsTaxHTField0" ma:taxonomyFieldName="LocalizationTags" ma:displayName="Localization Tags" ma:readOnly="false" ma:default="" ma:fieldId="{00f02cb3-2c7c-424a-9c61-10e9b6878429}" ma:taxonomyMulti="true" ma:sspId="8f79753a-75d3-41f5-8ca3-40b843941b4f" ma:termSetId="5b7703a5-8e8b-4b58-8b31-1cea35331da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achineTranslated" ma:index="88" nillable="true" ma:displayName="Machine Translated" ma:default="" ma:internalName="MachineTranslated" ma:readOnly="false">
      <xsd:simpleType>
        <xsd:restriction base="dms:Boolean"/>
      </xsd:simpleType>
    </xsd:element>
    <xsd:element name="Manager" ma:index="89" nillable="true" ma:displayName="Manager" ma:hidden="true" ma:internalName="Manager" ma:readOnly="false">
      <xsd:simpleType>
        <xsd:restriction base="dms:Text"/>
      </xsd:simpleType>
    </xsd:element>
    <xsd:element name="Markets" ma:index="90" nillable="true" ma:displayName="Markets" ma:default="" ma:description="Leave blank to show in all markets" ma:list="{2FBD1B11-2ACE-4FDC-B5A3-635D4ADF6F1B}" ma:internalName="Markets" ma:readOnly="false" ma:showField="MarketNa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Milestone" ma:index="91" nillable="true" ma:displayName="Milestone" ma:default="" ma:internalName="Milestone" ma:readOnly="false">
      <xsd:simpleType>
        <xsd:restriction base="dms:Unknown"/>
      </xsd:simpleType>
    </xsd:element>
    <xsd:element name="TPNamespace" ma:index="94" nillable="true" ma:displayName="Namespace" ma:default="" ma:internalName="TPNamespace">
      <xsd:simpleType>
        <xsd:restriction base="dms:Text"/>
      </xsd:simpleType>
    </xsd:element>
    <xsd:element name="NumericId" ma:index="95" nillable="true" ma:displayName="Numeric ID" ma:default="" ma:indexed="true" ma:internalName="NumericId" ma:readOnly="false">
      <xsd:simpleType>
        <xsd:restriction base="dms:Number"/>
      </xsd:simpleType>
    </xsd:element>
    <xsd:element name="NumOfRatingsLookup" ma:index="96" nillable="true" ma:displayName="NumOfRatings" ma:default="" ma:list="{9E343742-310B-4684-A24C-1D137CB4B230}" ma:internalName="NumOfRatingsLookup" ma:readOnly="true" ma:showField="NumOfRating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OOCacheId" ma:index="97" nillable="true" ma:displayName="OOCacheId" ma:internalName="OOCacheId" ma:readOnly="false">
      <xsd:simpleType>
        <xsd:restriction base="dms:Text"/>
      </xsd:simpleType>
    </xsd:element>
    <xsd:element name="OpenTemplate" ma:index="98" nillable="true" ma:displayName="Open Template" ma:default="true" ma:internalName="OpenTemplate">
      <xsd:simpleType>
        <xsd:restriction base="dms:Boolean"/>
      </xsd:simpleType>
    </xsd:element>
    <xsd:element name="OriginAsset" ma:index="99" nillable="true" ma:displayName="Origin Asset" ma:default="" ma:internalName="OriginAsset" ma:readOnly="false">
      <xsd:simpleType>
        <xsd:restriction base="dms:Text"/>
      </xsd:simpleType>
    </xsd:element>
    <xsd:element name="OriginalRelease" ma:index="100" nillable="true" ma:displayName="Original Release" ma:default="15" ma:internalName="OriginalRelease" ma:readOnly="false">
      <xsd:simpleType>
        <xsd:restriction base="dms:Choice">
          <xsd:enumeration value="14"/>
          <xsd:enumeration value="15"/>
          <xsd:enumeration value="16"/>
        </xsd:restriction>
      </xsd:simpleType>
    </xsd:element>
    <xsd:element name="OriginalSourceMarket" ma:index="101" nillable="true" ma:displayName="Original Source Market Group" ma:default="" ma:internalName="OriginalSourceMarket" ma:readOnly="false">
      <xsd:simpleType>
        <xsd:restriction base="dms:Text"/>
      </xsd:simpleType>
    </xsd:element>
    <xsd:element name="OutputCachingOn" ma:index="102" nillable="true" ma:displayName="Output Caching" ma:default="true" ma:hidden="true" ma:internalName="OutputCachingOn" ma:readOnly="false">
      <xsd:simpleType>
        <xsd:restriction base="dms:Boolean"/>
      </xsd:simpleType>
    </xsd:element>
    <xsd:element name="ParentAssetId" ma:index="103" nillable="true" ma:displayName="Parent Asset Id" ma:default="" ma:internalName="ParentAssetId" ma:readOnly="false">
      <xsd:simpleType>
        <xsd:restriction base="dms:Text"/>
      </xsd:simpleType>
    </xsd:element>
    <xsd:element name="PlannedPubDate" ma:index="104" nillable="true" ma:displayName="Planned Publish Date" ma:default="" ma:indexed="true" ma:internalName="PlannedPubDate" ma:readOnly="false">
      <xsd:simpleType>
        <xsd:restriction base="dms:DateTime"/>
      </xsd:simpleType>
    </xsd:element>
    <xsd:element name="PolicheckWords" ma:index="105" nillable="true" ma:displayName="Policheck Words" ma:default="" ma:internalName="PolicheckWords" ma:readOnly="false">
      <xsd:simpleType>
        <xsd:restriction base="dms:Text"/>
      </xsd:simpleType>
    </xsd:element>
    <xsd:element name="BusinessGroup" ma:index="106" nillable="true" ma:displayName="Product Division Owner" ma:default="" ma:internalName="BusinessGroup" ma:readOnly="false">
      <xsd:simpleType>
        <xsd:restriction base="dms:Unknown"/>
      </xsd:simpleType>
    </xsd:element>
    <xsd:element name="UAProjectedTotalWords" ma:index="107" nillable="true" ma:displayName="Projected Word Count" ma:default="" ma:internalName="UAProjectedTotalWords" ma:readOnly="false">
      <xsd:simpleType>
        <xsd:restriction base="dms:Unknown"/>
      </xsd:simpleType>
    </xsd:element>
    <xsd:element name="Provider" ma:index="108" nillable="true" ma:displayName="Provider" ma:default="" ma:internalName="Provider" ma:readOnly="false">
      <xsd:simpleType>
        <xsd:restriction base="dms:Unknown"/>
      </xsd:simpleType>
    </xsd:element>
    <xsd:element name="Providers" ma:index="109" nillable="true" ma:displayName="Providers" ma:default="" ma:internalName="Providers">
      <xsd:simpleType>
        <xsd:restriction base="dms:Unknown"/>
      </xsd:simpleType>
    </xsd:element>
    <xsd:element name="PublishStatusLookup" ma:index="110" nillable="true" ma:displayName="Publish Status" ma:default="" ma:list="{9E343742-310B-4684-A24C-1D137CB4B230}" ma:internalName="PublishStatusLookup" ma:readOnly="false" ma:showField="PublishStatu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PublishTargets" ma:index="111" nillable="true" ma:displayName="Publish Target" ma:default="OfficeOnlineVNext" ma:internalName="PublishTargets" ma:readOnly="false">
      <xsd:simpleType>
        <xsd:restriction base="dms:Unknown"/>
      </xsd:simpleType>
    </xsd:element>
    <xsd:element name="RecommendationsModifier" ma:index="112" nillable="true" ma:displayName="Recommendations Modifier" ma:default="" ma:internalName="RecommendationsModifier" ma:readOnly="false">
      <xsd:simpleType>
        <xsd:restriction base="dms:Number"/>
      </xsd:simpleType>
    </xsd:element>
    <xsd:element name="ArtSampleDocs" ma:index="113" nillable="true" ma:displayName="Sample Docs" ma:default="" ma:hidden="true" ma:internalName="ArtSampleDocs" ma:readOnly="false">
      <xsd:simpleType>
        <xsd:restriction base="dms:Text"/>
      </xsd:simpleType>
    </xsd:element>
    <xsd:element name="ScenarioTagsTaxHTField0" ma:index="115" nillable="true" ma:taxonomy="true" ma:internalName="ScenarioTagsTaxHTField0" ma:taxonomyFieldName="ScenarioTags" ma:displayName="Scenarios" ma:readOnly="false" ma:default="" ma:fieldId="{93aef74d-6c78-4815-8310-51477dceeccc}" ma:taxonomyMulti="true" ma:sspId="8f79753a-75d3-41f5-8ca3-40b843941b4f" ma:termSetId="4b7d5f16-e2f2-4fc0-bab3-6e8b931e57d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owIn" ma:index="117" nillable="true" ma:displayName="Show In" ma:default="Show everywhere" ma:internalName="ShowIn" ma:readOnly="false">
      <xsd:simpleType>
        <xsd:restriction base="dms:Choice">
          <xsd:enumeration value="Hide on web"/>
          <xsd:enumeration value="On Web no search"/>
          <xsd:enumeration value="Show everywhere"/>
          <xsd:enumeration value="Special use only"/>
        </xsd:restriction>
      </xsd:simpleType>
    </xsd:element>
    <xsd:element name="SourceTitle" ma:index="118" nillable="true" ma:displayName="Source Title" ma:default="" ma:indexed="true" ma:internalName="SourceTitle" ma:readOnly="false">
      <xsd:simpleType>
        <xsd:restriction base="dms:Text"/>
      </xsd:simpleType>
    </xsd:element>
    <xsd:element name="CSXSubmissionDate" ma:index="119" nillable="true" ma:displayName="Submission Date" ma:default="" ma:internalName="CSXSubmissionDate" ma:readOnly="false">
      <xsd:simpleType>
        <xsd:restriction base="dms:DateTime"/>
      </xsd:simpleType>
    </xsd:element>
    <xsd:element name="SubmitterId" ma:index="120" nillable="true" ma:displayName="Submitter ID" ma:default="" ma:internalName="SubmitterId" ma:readOnly="false">
      <xsd:simpleType>
        <xsd:restriction base="dms:Text"/>
      </xsd:simpleType>
    </xsd:element>
    <xsd:element name="TaxCatchAll" ma:index="121" nillable="true" ma:displayName="Taxonomy Catch All Column" ma:hidden="true" ma:list="{530f955b-6704-4601-bd83-f81d87f1e440}" ma:internalName="TaxCatchAll" ma:showField="CatchAllData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22" nillable="true" ma:displayName="Taxonomy Catch All Column1" ma:hidden="true" ma:list="{530f955b-6704-4601-bd83-f81d87f1e440}" ma:internalName="TaxCatchAllLabel" ma:readOnly="true" ma:showField="CatchAllDataLabel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emplateStatus" ma:index="123" nillable="true" ma:displayName="Template Status" ma:default="" ma:internalName="TemplateStatus">
      <xsd:simpleType>
        <xsd:restriction base="dms:Unknown"/>
      </xsd:simpleType>
    </xsd:element>
    <xsd:element name="TemplateTemplateType" ma:index="124" nillable="true" ma:displayName="Template Type" ma:default="" ma:internalName="TemplateTemplateType">
      <xsd:simpleType>
        <xsd:restriction base="dms:Unknown"/>
      </xsd:simpleType>
    </xsd:element>
    <xsd:element name="ThumbnailAssetId" ma:index="125" nillable="true" ma:displayName="Thumbnail Image Asset" ma:default="" ma:internalName="ThumbnailAssetId" ma:readOnly="false">
      <xsd:simpleType>
        <xsd:restriction base="dms:Text"/>
      </xsd:simpleType>
    </xsd:element>
    <xsd:element name="TimesCloned" ma:index="126" nillable="true" ma:displayName="Times Cloned" ma:default="" ma:internalName="TimesCloned" ma:readOnly="false">
      <xsd:simpleType>
        <xsd:restriction base="dms:Number"/>
      </xsd:simpleType>
    </xsd:element>
    <xsd:element name="TrustLevel" ma:index="128" nillable="true" ma:displayName="Trust Level" ma:default="1 Microsoft Managed Content" ma:internalName="TrustLevel" ma:readOnly="false">
      <xsd:simpleType>
        <xsd:restriction base="dms:Unknown"/>
      </xsd:simpleType>
    </xsd:element>
    <xsd:element name="UALocComments" ma:index="129" nillable="true" ma:displayName="UA Loc Comments" ma:default="" ma:internalName="UALocComments" ma:readOnly="false">
      <xsd:simpleType>
        <xsd:restriction base="dms:Note"/>
      </xsd:simpleType>
    </xsd:element>
    <xsd:element name="UALocRecommendation" ma:index="130" nillable="true" ma:displayName="UA Loc Recommendation" ma:default="Localize" ma:internalName="UALocRecommendation" ma:readOnly="false">
      <xsd:simpleType>
        <xsd:restriction base="dms:Choice">
          <xsd:enumeration value="Localize"/>
          <xsd:enumeration value="Never Localize"/>
          <xsd:enumeration value="Priority Localize"/>
        </xsd:restriction>
      </xsd:simpleType>
    </xsd:element>
    <xsd:element name="UANotes" ma:index="131" nillable="true" ma:displayName="UA Notes" ma:default="" ma:internalName="UANotes" ma:readOnly="false">
      <xsd:simpleType>
        <xsd:restriction base="dms:Note"/>
      </xsd:simpleType>
    </xsd:element>
    <xsd:element name="TPAppVersion" ma:index="132" nillable="true" ma:displayName="Version" ma:default="" ma:internalName="TPAppVersion">
      <xsd:simpleType>
        <xsd:restriction base="dms:Text"/>
      </xsd:simpleType>
    </xsd:element>
    <xsd:element name="VoteCount" ma:index="133" nillable="true" ma:displayName="Vote Count" ma:default="" ma:internalName="VoteCount" ma:readOnly="fals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2" ma:displayName="Content Type"/>
        <xsd:element ref="dc:title" minOccurs="0" maxOccurs="1" ma:index="127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APDescription xmlns="4873beb7-5857-4685-be1f-d57550cc96cc" xsi:nil="true"/>
    <AssetExpire xmlns="4873beb7-5857-4685-be1f-d57550cc96cc">2029-01-01T08:00:00+00:00</AssetExpire>
    <CampaignTagsTaxHTField0 xmlns="4873beb7-5857-4685-be1f-d57550cc96cc">
      <Terms xmlns="http://schemas.microsoft.com/office/infopath/2007/PartnerControls"/>
    </CampaignTagsTaxHTField0>
    <IntlLangReviewDate xmlns="4873beb7-5857-4685-be1f-d57550cc96cc" xsi:nil="true"/>
    <TPFriendlyName xmlns="4873beb7-5857-4685-be1f-d57550cc96cc" xsi:nil="true"/>
    <IntlLangReview xmlns="4873beb7-5857-4685-be1f-d57550cc96cc">false</IntlLangReview>
    <LocLastLocAttemptVersionLookup xmlns="4873beb7-5857-4685-be1f-d57550cc96cc">864570</LocLastLocAttemptVersionLookup>
    <PolicheckWords xmlns="4873beb7-5857-4685-be1f-d57550cc96cc" xsi:nil="true"/>
    <SubmitterId xmlns="4873beb7-5857-4685-be1f-d57550cc96cc" xsi:nil="true"/>
    <AcquiredFrom xmlns="4873beb7-5857-4685-be1f-d57550cc96cc">Internal MS</AcquiredFrom>
    <EditorialStatus xmlns="4873beb7-5857-4685-be1f-d57550cc96cc">Complete</EditorialStatus>
    <Markets xmlns="4873beb7-5857-4685-be1f-d57550cc96cc"/>
    <OriginAsset xmlns="4873beb7-5857-4685-be1f-d57550cc96cc" xsi:nil="true"/>
    <AssetStart xmlns="4873beb7-5857-4685-be1f-d57550cc96cc">2012-11-01T04:53:00+00:00</AssetStart>
    <FriendlyTitle xmlns="4873beb7-5857-4685-be1f-d57550cc96cc" xsi:nil="true"/>
    <MarketSpecific xmlns="4873beb7-5857-4685-be1f-d57550cc96cc">false</MarketSpecific>
    <TPNamespace xmlns="4873beb7-5857-4685-be1f-d57550cc96cc" xsi:nil="true"/>
    <PublishStatusLookup xmlns="4873beb7-5857-4685-be1f-d57550cc96cc">
      <Value>1655138</Value>
    </PublishStatusLookup>
    <APAuthor xmlns="4873beb7-5857-4685-be1f-d57550cc96cc">
      <UserInfo>
        <DisplayName>MIDDLEEAST\v-keerth</DisplayName>
        <AccountId>2799</AccountId>
        <AccountType/>
      </UserInfo>
    </APAuthor>
    <TPCommandLine xmlns="4873beb7-5857-4685-be1f-d57550cc96cc" xsi:nil="true"/>
    <IntlLangReviewer xmlns="4873beb7-5857-4685-be1f-d57550cc96cc" xsi:nil="true"/>
    <OpenTemplate xmlns="4873beb7-5857-4685-be1f-d57550cc96cc">true</OpenTemplate>
    <CSXSubmissionDate xmlns="4873beb7-5857-4685-be1f-d57550cc96cc" xsi:nil="true"/>
    <TaxCatchAll xmlns="4873beb7-5857-4685-be1f-d57550cc96cc"/>
    <Manager xmlns="4873beb7-5857-4685-be1f-d57550cc96cc" xsi:nil="true"/>
    <NumericId xmlns="4873beb7-5857-4685-be1f-d57550cc96cc" xsi:nil="true"/>
    <ParentAssetId xmlns="4873beb7-5857-4685-be1f-d57550cc96cc" xsi:nil="true"/>
    <OriginalSourceMarket xmlns="4873beb7-5857-4685-be1f-d57550cc96cc" xsi:nil="true"/>
    <ApprovalStatus xmlns="4873beb7-5857-4685-be1f-d57550cc96cc">InProgress</ApprovalStatus>
    <TPComponent xmlns="4873beb7-5857-4685-be1f-d57550cc96cc" xsi:nil="true"/>
    <EditorialTags xmlns="4873beb7-5857-4685-be1f-d57550cc96cc" xsi:nil="true"/>
    <TPExecutable xmlns="4873beb7-5857-4685-be1f-d57550cc96cc" xsi:nil="true"/>
    <TPLaunchHelpLink xmlns="4873beb7-5857-4685-be1f-d57550cc96cc" xsi:nil="true"/>
    <LocComments xmlns="4873beb7-5857-4685-be1f-d57550cc96cc" xsi:nil="true"/>
    <LocRecommendedHandoff xmlns="4873beb7-5857-4685-be1f-d57550cc96cc" xsi:nil="true"/>
    <SourceTitle xmlns="4873beb7-5857-4685-be1f-d57550cc96cc" xsi:nil="true"/>
    <CSXUpdate xmlns="4873beb7-5857-4685-be1f-d57550cc96cc">false</CSXUpdate>
    <IntlLocPriority xmlns="4873beb7-5857-4685-be1f-d57550cc96cc" xsi:nil="true"/>
    <UAProjectedTotalWords xmlns="4873beb7-5857-4685-be1f-d57550cc96cc" xsi:nil="true"/>
    <AssetType xmlns="4873beb7-5857-4685-be1f-d57550cc96cc">TP</AssetType>
    <MachineTranslated xmlns="4873beb7-5857-4685-be1f-d57550cc96cc">false</MachineTranslated>
    <OutputCachingOn xmlns="4873beb7-5857-4685-be1f-d57550cc96cc">false</OutputCachingOn>
    <TemplateStatus xmlns="4873beb7-5857-4685-be1f-d57550cc96cc">Complete</TemplateStatus>
    <IsSearchable xmlns="4873beb7-5857-4685-be1f-d57550cc96cc">true</IsSearchable>
    <ContentItem xmlns="4873beb7-5857-4685-be1f-d57550cc96cc" xsi:nil="true"/>
    <HandoffToMSDN xmlns="4873beb7-5857-4685-be1f-d57550cc96cc" xsi:nil="true"/>
    <ShowIn xmlns="4873beb7-5857-4685-be1f-d57550cc96cc">Show everywhere</ShowIn>
    <ThumbnailAssetId xmlns="4873beb7-5857-4685-be1f-d57550cc96cc" xsi:nil="true"/>
    <UALocComments xmlns="4873beb7-5857-4685-be1f-d57550cc96cc" xsi:nil="true"/>
    <UALocRecommendation xmlns="4873beb7-5857-4685-be1f-d57550cc96cc">Localize</UALocRecommendation>
    <LastModifiedDateTime xmlns="4873beb7-5857-4685-be1f-d57550cc96cc" xsi:nil="true"/>
    <LegacyData xmlns="4873beb7-5857-4685-be1f-d57550cc96cc" xsi:nil="true"/>
    <LocManualTestRequired xmlns="4873beb7-5857-4685-be1f-d57550cc96cc">false</LocManualTestRequired>
    <LocMarketGroupTiers2 xmlns="4873beb7-5857-4685-be1f-d57550cc96cc" xsi:nil="true"/>
    <ClipArtFilename xmlns="4873beb7-5857-4685-be1f-d57550cc96cc" xsi:nil="true"/>
    <TPApplication xmlns="4873beb7-5857-4685-be1f-d57550cc96cc" xsi:nil="true"/>
    <CSXHash xmlns="4873beb7-5857-4685-be1f-d57550cc96cc" xsi:nil="true"/>
    <DirectSourceMarket xmlns="4873beb7-5857-4685-be1f-d57550cc96cc" xsi:nil="true"/>
    <PrimaryImageGen xmlns="4873beb7-5857-4685-be1f-d57550cc96cc">true</PrimaryImageGen>
    <PlannedPubDate xmlns="4873beb7-5857-4685-be1f-d57550cc96cc" xsi:nil="true"/>
    <CSXSubmissionMarket xmlns="4873beb7-5857-4685-be1f-d57550cc96cc" xsi:nil="true"/>
    <Downloads xmlns="4873beb7-5857-4685-be1f-d57550cc96cc">0</Downloads>
    <ArtSampleDocs xmlns="4873beb7-5857-4685-be1f-d57550cc96cc" xsi:nil="true"/>
    <TrustLevel xmlns="4873beb7-5857-4685-be1f-d57550cc96cc">1 Microsoft Managed Content</TrustLevel>
    <BlockPublish xmlns="4873beb7-5857-4685-be1f-d57550cc96cc">false</BlockPublish>
    <TPLaunchHelpLinkType xmlns="4873beb7-5857-4685-be1f-d57550cc96cc">Template</TPLaunchHelpLinkType>
    <LocalizationTagsTaxHTField0 xmlns="4873beb7-5857-4685-be1f-d57550cc96cc">
      <Terms xmlns="http://schemas.microsoft.com/office/infopath/2007/PartnerControls"/>
    </LocalizationTagsTaxHTField0>
    <BusinessGroup xmlns="4873beb7-5857-4685-be1f-d57550cc96cc" xsi:nil="true"/>
    <Providers xmlns="4873beb7-5857-4685-be1f-d57550cc96cc" xsi:nil="true"/>
    <TemplateTemplateType xmlns="4873beb7-5857-4685-be1f-d57550cc96cc">Word Document Template</TemplateTemplateType>
    <TimesCloned xmlns="4873beb7-5857-4685-be1f-d57550cc96cc" xsi:nil="true"/>
    <TPAppVersion xmlns="4873beb7-5857-4685-be1f-d57550cc96cc" xsi:nil="true"/>
    <VoteCount xmlns="4873beb7-5857-4685-be1f-d57550cc96cc" xsi:nil="true"/>
    <AverageRating xmlns="4873beb7-5857-4685-be1f-d57550cc96cc" xsi:nil="true"/>
    <FeatureTagsTaxHTField0 xmlns="4873beb7-5857-4685-be1f-d57550cc96cc">
      <Terms xmlns="http://schemas.microsoft.com/office/infopath/2007/PartnerControls"/>
    </FeatureTagsTaxHTField0>
    <Provider xmlns="4873beb7-5857-4685-be1f-d57550cc96cc" xsi:nil="true"/>
    <UACurrentWords xmlns="4873beb7-5857-4685-be1f-d57550cc96cc" xsi:nil="true"/>
    <AssetId xmlns="4873beb7-5857-4685-be1f-d57550cc96cc">TP103749966</AssetId>
    <TPClientViewer xmlns="4873beb7-5857-4685-be1f-d57550cc96cc" xsi:nil="true"/>
    <DSATActionTaken xmlns="4873beb7-5857-4685-be1f-d57550cc96cc" xsi:nil="true"/>
    <APEditor xmlns="4873beb7-5857-4685-be1f-d57550cc96cc">
      <UserInfo>
        <DisplayName/>
        <AccountId xsi:nil="true"/>
        <AccountType/>
      </UserInfo>
    </APEditor>
    <TPInstallLocation xmlns="4873beb7-5857-4685-be1f-d57550cc96cc" xsi:nil="true"/>
    <OOCacheId xmlns="4873beb7-5857-4685-be1f-d57550cc96cc" xsi:nil="true"/>
    <IsDeleted xmlns="4873beb7-5857-4685-be1f-d57550cc96cc">false</IsDeleted>
    <PublishTargets xmlns="4873beb7-5857-4685-be1f-d57550cc96cc">OfficeOnlineVNext</PublishTargets>
    <ApprovalLog xmlns="4873beb7-5857-4685-be1f-d57550cc96cc" xsi:nil="true"/>
    <BugNumber xmlns="4873beb7-5857-4685-be1f-d57550cc96cc" xsi:nil="true"/>
    <CrawlForDependencies xmlns="4873beb7-5857-4685-be1f-d57550cc96cc">false</CrawlForDependencies>
    <InternalTagsTaxHTField0 xmlns="4873beb7-5857-4685-be1f-d57550cc96cc">
      <Terms xmlns="http://schemas.microsoft.com/office/infopath/2007/PartnerControls"/>
    </InternalTagsTaxHTField0>
    <LastHandOff xmlns="4873beb7-5857-4685-be1f-d57550cc96cc" xsi:nil="true"/>
    <Milestone xmlns="4873beb7-5857-4685-be1f-d57550cc96cc" xsi:nil="true"/>
    <OriginalRelease xmlns="4873beb7-5857-4685-be1f-d57550cc96cc">15</OriginalRelease>
    <RecommendationsModifier xmlns="4873beb7-5857-4685-be1f-d57550cc96cc" xsi:nil="true"/>
    <ScenarioTagsTaxHTField0 xmlns="4873beb7-5857-4685-be1f-d57550cc96cc">
      <Terms xmlns="http://schemas.microsoft.com/office/infopath/2007/PartnerControls"/>
    </ScenarioTagsTaxHTField0>
    <UANotes xmlns="4873beb7-5857-4685-be1f-d57550cc96cc" xsi:nil="true"/>
  </documentManagement>
</p:properties>
</file>

<file path=customXml/item4.xml><?xml version="1.0" encoding="utf-8"?>
<b:Sources xmlns:b="http://schemas.openxmlformats.org/officeDocument/2006/bibliography" SelectedStyle="\APA.XSL" StyleName="APA">
  <b:Source>
    <b:Tag>RSt01</b:Tag>
    <b:SourceType>Book</b:SourceType>
    <b:Guid>{7AD77338-905D-470F-B1E0-188E68B0C2E5}</b:Guid>
    <b:Author>
      <b:Author>
        <b:NameList>
          <b:Person>
            <b:Last>Stair</b:Last>
            <b:First>R</b:First>
          </b:Person>
          <b:Person>
            <b:Last>Reynolds</b:Last>
            <b:First>G.</b:First>
          </b:Person>
        </b:NameList>
      </b:Author>
    </b:Author>
    <b:Title>Principles of Information Systems</b:Title>
    <b:Year>2001</b:Year>
    <b:City>Boston</b:City>
    <b:Publisher>Course Technology</b:Publisher>
    <b:RefOrder>1</b:RefOrder>
  </b:Source>
  <b:Source>
    <b:Tag>Kro09</b:Tag>
    <b:SourceType>Book</b:SourceType>
    <b:Guid>{BECAF388-DFB8-4ECD-A8A7-68C152322225}</b:Guid>
    <b:Author>
      <b:Author>
        <b:NameList>
          <b:Person>
            <b:Last>Kroenke</b:Last>
            <b:First>D.</b:First>
          </b:Person>
          <b:Person>
            <b:Last>Auer</b:Last>
            <b:First>D.</b:First>
          </b:Person>
        </b:NameList>
      </b:Author>
    </b:Author>
    <b:Year>2009</b:Year>
    <b:Title>Database Concepts</b:Title>
    <b:City>New Jersey</b:City>
    <b:Publisher>Prentice Hall</b:Publisher>
    <b:RefOrder>2</b:RefOrder>
  </b:Source>
</b:Sources>
</file>

<file path=customXml/itemProps1.xml><?xml version="1.0" encoding="utf-8"?>
<ds:datastoreItem xmlns:ds="http://schemas.openxmlformats.org/officeDocument/2006/customXml" ds:itemID="{88FF2527-3592-4DBF-9FD9-FEA06E5BF9A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873beb7-5857-4685-be1f-d57550cc96c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FF740C13-C6A2-43D3-86C5-4CBB969C2CB1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3AE4ADC-D632-40A7-A0C1-0481BB069C4F}">
  <ds:schemaRefs>
    <ds:schemaRef ds:uri="http://schemas.microsoft.com/office/2006/metadata/properties"/>
    <ds:schemaRef ds:uri="http://schemas.microsoft.com/office/infopath/2007/PartnerControls"/>
    <ds:schemaRef ds:uri="4873beb7-5857-4685-be1f-d57550cc96cc"/>
  </ds:schemaRefs>
</ds:datastoreItem>
</file>

<file path=customXml/itemProps4.xml><?xml version="1.0" encoding="utf-8"?>
<ds:datastoreItem xmlns:ds="http://schemas.openxmlformats.org/officeDocument/2006/customXml" ds:itemID="{AED5F165-B571-44BD-86B1-D956AFC94A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Diseño con bandas (en blanco).dotx</Template>
  <TotalTime>6108</TotalTime>
  <Pages>22</Pages>
  <Words>4312</Words>
  <Characters>23720</Characters>
  <Application>Microsoft Office Word</Application>
  <DocSecurity>0</DocSecurity>
  <Lines>197</Lines>
  <Paragraphs>55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27977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Luis Martin</dc:creator>
  <cp:lastModifiedBy>Luis Martin</cp:lastModifiedBy>
  <cp:revision>48</cp:revision>
  <dcterms:created xsi:type="dcterms:W3CDTF">2020-09-26T21:38:00Z</dcterms:created>
  <dcterms:modified xsi:type="dcterms:W3CDTF">2020-10-02T21:00:00Z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0x0101006EDDDB5EE6D98C44930B742096920B300400F5B6D36B3EF94B4E9A635CDF2A18F5B8</vt:lpwstr>
  </property>
  <property fmtid="{D5CDD505-2E9C-101B-9397-08002B2CF9AE}" pid="3" name="InternalTags">
    <vt:lpwstr/>
  </property>
  <property fmtid="{D5CDD505-2E9C-101B-9397-08002B2CF9AE}" pid="4" name="FeatureTags">
    <vt:lpwstr/>
  </property>
  <property fmtid="{D5CDD505-2E9C-101B-9397-08002B2CF9AE}" pid="5" name="LocalizationTags">
    <vt:lpwstr/>
  </property>
  <property fmtid="{D5CDD505-2E9C-101B-9397-08002B2CF9AE}" pid="6" name="ScenarioTags">
    <vt:lpwstr/>
  </property>
  <property fmtid="{D5CDD505-2E9C-101B-9397-08002B2CF9AE}" pid="7" name="CampaignTags">
    <vt:lpwstr/>
  </property>
</Properties>
</file>